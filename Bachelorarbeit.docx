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1FBA8" w14:textId="77777777" w:rsidR="001C38F8" w:rsidRDefault="001C38F8" w:rsidP="001C38F8">
      <w:pPr>
        <w:pStyle w:val="NormalWeb"/>
        <w:jc w:val="center"/>
        <w:rPr>
          <w:sz w:val="27"/>
          <w:szCs w:val="27"/>
        </w:rPr>
      </w:pPr>
    </w:p>
    <w:p w14:paraId="4E7E282E" w14:textId="124BDBF5" w:rsidR="001C38F8" w:rsidRDefault="001C38F8" w:rsidP="001C38F8">
      <w:pPr>
        <w:pStyle w:val="NormalWeb"/>
        <w:jc w:val="center"/>
      </w:pPr>
      <w:r>
        <w:rPr>
          <w:sz w:val="27"/>
          <w:szCs w:val="27"/>
        </w:rPr>
        <w:t xml:space="preserve">Hochschule für Technik und Wirtschaft Dresden </w:t>
      </w:r>
    </w:p>
    <w:p w14:paraId="58D853E3" w14:textId="77777777" w:rsidR="001C38F8" w:rsidRDefault="001C38F8" w:rsidP="00B0446A">
      <w:pPr>
        <w:pStyle w:val="NormalWeb"/>
        <w:ind w:left="708"/>
        <w:jc w:val="center"/>
      </w:pPr>
      <w:r>
        <w:rPr>
          <w:sz w:val="27"/>
          <w:szCs w:val="27"/>
        </w:rPr>
        <w:t>Fakultät Informatik/Mathematik</w:t>
      </w:r>
      <w:r>
        <w:t xml:space="preserve"> </w:t>
      </w:r>
      <w:r>
        <w:br/>
        <w:t xml:space="preserve">  </w:t>
      </w:r>
      <w:r>
        <w:br/>
        <w:t xml:space="preserve">  </w:t>
      </w:r>
      <w:r>
        <w:br/>
        <w:t xml:space="preserve">  </w:t>
      </w:r>
      <w:r>
        <w:br/>
        <w:t xml:space="preserve">  </w:t>
      </w:r>
      <w:r>
        <w:br/>
        <w:t xml:space="preserve">  </w:t>
      </w:r>
      <w:r>
        <w:br/>
        <w:t xml:space="preserve">  </w:t>
      </w:r>
      <w:r>
        <w:br/>
        <w:t xml:space="preserve">  </w:t>
      </w:r>
    </w:p>
    <w:p w14:paraId="7E1709DF" w14:textId="773734F6" w:rsidR="001C38F8" w:rsidRPr="006E19CB" w:rsidRDefault="004221F2" w:rsidP="001C38F8">
      <w:pPr>
        <w:pStyle w:val="NormalWeb"/>
        <w:jc w:val="center"/>
        <w:rPr>
          <w:b/>
          <w:sz w:val="36"/>
          <w:szCs w:val="36"/>
        </w:rPr>
      </w:pPr>
      <w:r>
        <w:rPr>
          <w:b/>
          <w:bCs/>
          <w:sz w:val="36"/>
          <w:szCs w:val="36"/>
        </w:rPr>
        <w:t>Bachelorarbeit</w:t>
      </w:r>
    </w:p>
    <w:p w14:paraId="54E2AB1E" w14:textId="12CFABAB" w:rsidR="001C38F8" w:rsidRDefault="001C38F8" w:rsidP="001C38F8">
      <w:pPr>
        <w:pStyle w:val="NormalWeb"/>
        <w:jc w:val="center"/>
      </w:pPr>
      <w:r>
        <w:rPr>
          <w:sz w:val="27"/>
          <w:szCs w:val="27"/>
        </w:rPr>
        <w:t>im Studiengang Wirtschaftsinformatik</w:t>
      </w:r>
    </w:p>
    <w:p w14:paraId="6539F427" w14:textId="06DD4C7F" w:rsidR="00AF0E01" w:rsidRDefault="001C38F8" w:rsidP="00FD0E30">
      <w:pPr>
        <w:pStyle w:val="NormalWeb"/>
        <w:spacing w:after="240" w:afterAutospacing="0"/>
        <w:rPr>
          <w:sz w:val="27"/>
          <w:szCs w:val="27"/>
        </w:rPr>
      </w:pPr>
      <w:r>
        <w:br/>
      </w:r>
      <w:r>
        <w:br/>
      </w:r>
      <w:r>
        <w:br/>
      </w:r>
      <w:r>
        <w:br/>
      </w:r>
      <w:r>
        <w:br/>
      </w:r>
      <w:r>
        <w:rPr>
          <w:b/>
          <w:bCs/>
          <w:sz w:val="27"/>
          <w:szCs w:val="27"/>
        </w:rPr>
        <w:t>Thema:</w:t>
      </w:r>
      <w:r w:rsidR="00080F1B" w:rsidRPr="00080F1B">
        <w:rPr>
          <w:b/>
          <w:bCs/>
          <w:sz w:val="27"/>
          <w:szCs w:val="27"/>
        </w:rPr>
        <w:t xml:space="preserve"> </w:t>
      </w:r>
      <w:r w:rsidR="0048322C" w:rsidRPr="00080F1B">
        <w:rPr>
          <w:b/>
          <w:bCs/>
          <w:sz w:val="27"/>
          <w:szCs w:val="27"/>
        </w:rPr>
        <w:t>Exemplarische Entwicklung von Gamification-Elementen in der Lernplattform ALADIN</w:t>
      </w:r>
      <w:r w:rsidRPr="00080F1B">
        <w:rPr>
          <w:b/>
          <w:bCs/>
          <w:sz w:val="27"/>
          <w:szCs w:val="27"/>
        </w:rPr>
        <w:br/>
      </w:r>
    </w:p>
    <w:p w14:paraId="5BB762F3" w14:textId="77777777" w:rsidR="00565920" w:rsidRDefault="00565920" w:rsidP="001C38F8">
      <w:pPr>
        <w:pStyle w:val="NormalWeb"/>
        <w:rPr>
          <w:sz w:val="27"/>
          <w:szCs w:val="27"/>
        </w:rPr>
      </w:pPr>
    </w:p>
    <w:p w14:paraId="23895C60" w14:textId="77777777" w:rsidR="00FD0E30" w:rsidRDefault="00FD0E30" w:rsidP="001C38F8">
      <w:pPr>
        <w:pStyle w:val="NormalWeb"/>
        <w:rPr>
          <w:sz w:val="27"/>
          <w:szCs w:val="27"/>
        </w:rPr>
      </w:pPr>
    </w:p>
    <w:p w14:paraId="58CF3B3C" w14:textId="77777777" w:rsidR="00FD0E30" w:rsidRDefault="00FD0E30" w:rsidP="001C38F8">
      <w:pPr>
        <w:pStyle w:val="NormalWeb"/>
        <w:rPr>
          <w:sz w:val="27"/>
          <w:szCs w:val="27"/>
        </w:rPr>
      </w:pPr>
    </w:p>
    <w:p w14:paraId="61891C9D" w14:textId="77777777" w:rsidR="00FD0E30" w:rsidRDefault="00FD0E30" w:rsidP="001C38F8">
      <w:pPr>
        <w:pStyle w:val="NormalWeb"/>
        <w:rPr>
          <w:sz w:val="27"/>
          <w:szCs w:val="27"/>
        </w:rPr>
      </w:pPr>
    </w:p>
    <w:p w14:paraId="50D231A8" w14:textId="77777777" w:rsidR="00565920" w:rsidRDefault="00565920" w:rsidP="001C38F8">
      <w:pPr>
        <w:pStyle w:val="NormalWeb"/>
        <w:rPr>
          <w:sz w:val="27"/>
          <w:szCs w:val="27"/>
        </w:rPr>
      </w:pPr>
    </w:p>
    <w:p w14:paraId="779BC0C6" w14:textId="74546880" w:rsidR="001C38F8" w:rsidRPr="00116B05" w:rsidRDefault="001C38F8" w:rsidP="001C38F8">
      <w:pPr>
        <w:pStyle w:val="NormalWeb"/>
        <w:rPr>
          <w:sz w:val="27"/>
          <w:szCs w:val="27"/>
        </w:rPr>
      </w:pPr>
      <w:r>
        <w:rPr>
          <w:sz w:val="27"/>
          <w:szCs w:val="27"/>
        </w:rPr>
        <w:t>eingereicht von:</w:t>
      </w:r>
      <w:r w:rsidRPr="00116B05">
        <w:rPr>
          <w:sz w:val="27"/>
          <w:szCs w:val="27"/>
        </w:rPr>
        <w:t xml:space="preserve">  </w:t>
      </w:r>
      <w:r w:rsidR="00255E60" w:rsidRPr="00116B05">
        <w:rPr>
          <w:sz w:val="27"/>
          <w:szCs w:val="27"/>
        </w:rPr>
        <w:t>Alexander Schulz</w:t>
      </w:r>
      <w:r w:rsidR="00116B05">
        <w:rPr>
          <w:sz w:val="27"/>
          <w:szCs w:val="27"/>
        </w:rPr>
        <w:br/>
        <w:t xml:space="preserve">Matrikelnummer: </w:t>
      </w:r>
      <w:r w:rsidR="006340B4">
        <w:rPr>
          <w:sz w:val="27"/>
          <w:szCs w:val="27"/>
        </w:rPr>
        <w:t>49768</w:t>
      </w:r>
      <w:r>
        <w:br/>
        <w:t xml:space="preserve">  </w:t>
      </w:r>
    </w:p>
    <w:p w14:paraId="2D3F67B6" w14:textId="07C0B606" w:rsidR="001C38F8" w:rsidRDefault="001C38F8" w:rsidP="001C38F8">
      <w:pPr>
        <w:pStyle w:val="NormalWeb"/>
      </w:pPr>
      <w:r>
        <w:rPr>
          <w:sz w:val="27"/>
          <w:szCs w:val="27"/>
        </w:rPr>
        <w:t>eingereicht am:</w:t>
      </w:r>
      <w:r>
        <w:t xml:space="preserve"> </w:t>
      </w:r>
      <w:r w:rsidR="00B77271">
        <w:t>t</w:t>
      </w:r>
      <w:r w:rsidR="00251285">
        <w:t>bd</w:t>
      </w:r>
      <w:r w:rsidR="00B77271">
        <w:t>.</w:t>
      </w:r>
      <w:r>
        <w:br/>
        <w:t xml:space="preserve">  </w:t>
      </w:r>
      <w:r>
        <w:br/>
        <w:t xml:space="preserve">  </w:t>
      </w:r>
    </w:p>
    <w:p w14:paraId="5E12322F" w14:textId="7E30C37A" w:rsidR="00676928" w:rsidRDefault="001C38F8" w:rsidP="00FD0E30">
      <w:pPr>
        <w:pStyle w:val="NormalWeb"/>
      </w:pPr>
      <w:r>
        <w:rPr>
          <w:sz w:val="27"/>
          <w:szCs w:val="27"/>
        </w:rPr>
        <w:t>Betreuer:</w:t>
      </w:r>
      <w:r>
        <w:t xml:space="preserve"> </w:t>
      </w:r>
      <w:r w:rsidR="00A8489E">
        <w:t>Prof. Torsten Munkelt</w:t>
      </w:r>
      <w:r w:rsidR="00676928">
        <w:br w:type="page"/>
      </w:r>
    </w:p>
    <w:sdt>
      <w:sdtPr>
        <w:rPr>
          <w:rFonts w:cs="Times New Roman"/>
          <w:b/>
        </w:rPr>
        <w:id w:val="-1169089201"/>
        <w:docPartObj>
          <w:docPartGallery w:val="Table of Contents"/>
          <w:docPartUnique/>
        </w:docPartObj>
      </w:sdtPr>
      <w:sdtEndPr>
        <w:rPr>
          <w:b w:val="0"/>
          <w:bCs/>
        </w:rPr>
      </w:sdtEndPr>
      <w:sdtContent>
        <w:p w14:paraId="1702260E" w14:textId="68833579" w:rsidR="00A8332E" w:rsidRPr="00CD32A0" w:rsidRDefault="00A8332E" w:rsidP="00BA7295">
          <w:pPr>
            <w:widowControl/>
            <w:spacing w:before="0" w:after="160" w:line="259" w:lineRule="auto"/>
            <w:rPr>
              <w:rFonts w:eastAsiaTheme="majorEastAsia" w:cs="Times New Roman"/>
              <w:b/>
              <w:kern w:val="28"/>
              <w:sz w:val="32"/>
              <w:szCs w:val="32"/>
            </w:rPr>
          </w:pPr>
          <w:r w:rsidRPr="00CD32A0">
            <w:rPr>
              <w:rFonts w:cs="Times New Roman"/>
              <w:sz w:val="32"/>
              <w:szCs w:val="32"/>
            </w:rPr>
            <w:t>Inhalt</w:t>
          </w:r>
          <w:r w:rsidR="00CD32A0" w:rsidRPr="00CD32A0">
            <w:rPr>
              <w:rFonts w:cs="Times New Roman"/>
              <w:sz w:val="32"/>
              <w:szCs w:val="32"/>
            </w:rPr>
            <w:t>sverzeichnis</w:t>
          </w:r>
        </w:p>
        <w:p w14:paraId="1CA62F41" w14:textId="1317345F" w:rsidR="00523B01" w:rsidRDefault="00A8332E">
          <w:pPr>
            <w:pStyle w:val="TOC1"/>
            <w:tabs>
              <w:tab w:val="left" w:pos="440"/>
            </w:tabs>
            <w:rPr>
              <w:rFonts w:asciiTheme="minorHAnsi" w:eastAsiaTheme="minorEastAsia" w:hAnsiTheme="minorHAnsi"/>
              <w:noProof/>
              <w:kern w:val="2"/>
              <w:sz w:val="22"/>
              <w:szCs w:val="22"/>
              <w:lang w:eastAsia="de-DE"/>
              <w14:ligatures w14:val="standardContextual"/>
            </w:rPr>
          </w:pPr>
          <w:r w:rsidRPr="001C38F8">
            <w:rPr>
              <w:rFonts w:cs="Times New Roman"/>
            </w:rPr>
            <w:fldChar w:fldCharType="begin"/>
          </w:r>
          <w:r w:rsidRPr="001C38F8">
            <w:rPr>
              <w:rFonts w:cs="Times New Roman"/>
            </w:rPr>
            <w:instrText xml:space="preserve"> TOC \o "1-3" \h \z \u </w:instrText>
          </w:r>
          <w:r w:rsidRPr="001C38F8">
            <w:rPr>
              <w:rFonts w:cs="Times New Roman"/>
            </w:rPr>
            <w:fldChar w:fldCharType="separate"/>
          </w:r>
          <w:hyperlink w:anchor="_Toc138410001" w:history="1">
            <w:r w:rsidR="00523B01" w:rsidRPr="00186064">
              <w:rPr>
                <w:rStyle w:val="Hyperlink"/>
                <w:noProof/>
              </w:rPr>
              <w:t>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Einleitung</w:t>
            </w:r>
            <w:r w:rsidR="00523B01">
              <w:rPr>
                <w:noProof/>
                <w:webHidden/>
              </w:rPr>
              <w:tab/>
            </w:r>
            <w:r w:rsidR="00523B01">
              <w:rPr>
                <w:noProof/>
                <w:webHidden/>
              </w:rPr>
              <w:fldChar w:fldCharType="begin"/>
            </w:r>
            <w:r w:rsidR="00523B01">
              <w:rPr>
                <w:noProof/>
                <w:webHidden/>
              </w:rPr>
              <w:instrText xml:space="preserve"> PAGEREF _Toc138410001 \h </w:instrText>
            </w:r>
            <w:r w:rsidR="00523B01">
              <w:rPr>
                <w:noProof/>
                <w:webHidden/>
              </w:rPr>
            </w:r>
            <w:r w:rsidR="00523B01">
              <w:rPr>
                <w:noProof/>
                <w:webHidden/>
              </w:rPr>
              <w:fldChar w:fldCharType="separate"/>
            </w:r>
            <w:r w:rsidR="00F0296A">
              <w:rPr>
                <w:noProof/>
                <w:webHidden/>
              </w:rPr>
              <w:t>1</w:t>
            </w:r>
            <w:r w:rsidR="00523B01">
              <w:rPr>
                <w:noProof/>
                <w:webHidden/>
              </w:rPr>
              <w:fldChar w:fldCharType="end"/>
            </w:r>
          </w:hyperlink>
        </w:p>
        <w:p w14:paraId="2E6FA296" w14:textId="01B9FEF5"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02" w:history="1">
            <w:r w:rsidR="00523B01" w:rsidRPr="00186064">
              <w:rPr>
                <w:rStyle w:val="Hyperlink"/>
                <w:noProof/>
              </w:rPr>
              <w:t>1.1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Motivation - Problemstellung und Forschungsfrage</w:t>
            </w:r>
            <w:r w:rsidR="00523B01">
              <w:rPr>
                <w:noProof/>
                <w:webHidden/>
              </w:rPr>
              <w:tab/>
            </w:r>
            <w:r w:rsidR="00523B01">
              <w:rPr>
                <w:noProof/>
                <w:webHidden/>
              </w:rPr>
              <w:fldChar w:fldCharType="begin"/>
            </w:r>
            <w:r w:rsidR="00523B01">
              <w:rPr>
                <w:noProof/>
                <w:webHidden/>
              </w:rPr>
              <w:instrText xml:space="preserve"> PAGEREF _Toc138410002 \h </w:instrText>
            </w:r>
            <w:r w:rsidR="00523B01">
              <w:rPr>
                <w:noProof/>
                <w:webHidden/>
              </w:rPr>
            </w:r>
            <w:r w:rsidR="00523B01">
              <w:rPr>
                <w:noProof/>
                <w:webHidden/>
              </w:rPr>
              <w:fldChar w:fldCharType="separate"/>
            </w:r>
            <w:r w:rsidR="00F0296A">
              <w:rPr>
                <w:noProof/>
                <w:webHidden/>
              </w:rPr>
              <w:t>1</w:t>
            </w:r>
            <w:r w:rsidR="00523B01">
              <w:rPr>
                <w:noProof/>
                <w:webHidden/>
              </w:rPr>
              <w:fldChar w:fldCharType="end"/>
            </w:r>
          </w:hyperlink>
        </w:p>
        <w:p w14:paraId="0BBD2365" w14:textId="7D35492F"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03" w:history="1">
            <w:r w:rsidR="00523B01" w:rsidRPr="00186064">
              <w:rPr>
                <w:rStyle w:val="Hyperlink"/>
                <w:noProof/>
              </w:rPr>
              <w:t>1.2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Zielsetzung</w:t>
            </w:r>
            <w:r w:rsidR="00523B01">
              <w:rPr>
                <w:noProof/>
                <w:webHidden/>
              </w:rPr>
              <w:tab/>
            </w:r>
            <w:r w:rsidR="00523B01">
              <w:rPr>
                <w:noProof/>
                <w:webHidden/>
              </w:rPr>
              <w:fldChar w:fldCharType="begin"/>
            </w:r>
            <w:r w:rsidR="00523B01">
              <w:rPr>
                <w:noProof/>
                <w:webHidden/>
              </w:rPr>
              <w:instrText xml:space="preserve"> PAGEREF _Toc138410003 \h </w:instrText>
            </w:r>
            <w:r w:rsidR="00523B01">
              <w:rPr>
                <w:noProof/>
                <w:webHidden/>
              </w:rPr>
            </w:r>
            <w:r w:rsidR="00523B01">
              <w:rPr>
                <w:noProof/>
                <w:webHidden/>
              </w:rPr>
              <w:fldChar w:fldCharType="separate"/>
            </w:r>
            <w:r w:rsidR="00F0296A">
              <w:rPr>
                <w:noProof/>
                <w:webHidden/>
              </w:rPr>
              <w:t>2</w:t>
            </w:r>
            <w:r w:rsidR="00523B01">
              <w:rPr>
                <w:noProof/>
                <w:webHidden/>
              </w:rPr>
              <w:fldChar w:fldCharType="end"/>
            </w:r>
          </w:hyperlink>
        </w:p>
        <w:p w14:paraId="7203976E" w14:textId="08F6175F"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04" w:history="1">
            <w:r w:rsidR="00523B01" w:rsidRPr="00186064">
              <w:rPr>
                <w:rStyle w:val="Hyperlink"/>
                <w:noProof/>
              </w:rPr>
              <w:t>1.3</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Forschungsmethoden und Vorgehensweise (1)</w:t>
            </w:r>
            <w:r w:rsidR="00523B01">
              <w:rPr>
                <w:noProof/>
                <w:webHidden/>
              </w:rPr>
              <w:tab/>
            </w:r>
            <w:r w:rsidR="00523B01">
              <w:rPr>
                <w:noProof/>
                <w:webHidden/>
              </w:rPr>
              <w:fldChar w:fldCharType="begin"/>
            </w:r>
            <w:r w:rsidR="00523B01">
              <w:rPr>
                <w:noProof/>
                <w:webHidden/>
              </w:rPr>
              <w:instrText xml:space="preserve"> PAGEREF _Toc138410004 \h </w:instrText>
            </w:r>
            <w:r w:rsidR="00523B01">
              <w:rPr>
                <w:noProof/>
                <w:webHidden/>
              </w:rPr>
            </w:r>
            <w:r w:rsidR="00523B01">
              <w:rPr>
                <w:noProof/>
                <w:webHidden/>
              </w:rPr>
              <w:fldChar w:fldCharType="separate"/>
            </w:r>
            <w:r w:rsidR="00F0296A">
              <w:rPr>
                <w:noProof/>
                <w:webHidden/>
              </w:rPr>
              <w:t>2</w:t>
            </w:r>
            <w:r w:rsidR="00523B01">
              <w:rPr>
                <w:noProof/>
                <w:webHidden/>
              </w:rPr>
              <w:fldChar w:fldCharType="end"/>
            </w:r>
          </w:hyperlink>
        </w:p>
        <w:p w14:paraId="0ED54A94" w14:textId="5643B977" w:rsidR="00523B01" w:rsidRDefault="004C4026">
          <w:pPr>
            <w:pStyle w:val="TOC1"/>
            <w:tabs>
              <w:tab w:val="left" w:pos="440"/>
            </w:tabs>
            <w:rPr>
              <w:rFonts w:asciiTheme="minorHAnsi" w:eastAsiaTheme="minorEastAsia" w:hAnsiTheme="minorHAnsi"/>
              <w:noProof/>
              <w:kern w:val="2"/>
              <w:sz w:val="22"/>
              <w:szCs w:val="22"/>
              <w:lang w:eastAsia="de-DE"/>
              <w14:ligatures w14:val="standardContextual"/>
            </w:rPr>
          </w:pPr>
          <w:hyperlink w:anchor="_Toc138410005" w:history="1">
            <w:r w:rsidR="00523B01" w:rsidRPr="00186064">
              <w:rPr>
                <w:rStyle w:val="Hyperlink"/>
                <w:noProof/>
              </w:rPr>
              <w:t>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Grundlagen von Gamification</w:t>
            </w:r>
            <w:r w:rsidR="00523B01">
              <w:rPr>
                <w:noProof/>
                <w:webHidden/>
              </w:rPr>
              <w:tab/>
            </w:r>
            <w:r w:rsidR="00523B01">
              <w:rPr>
                <w:noProof/>
                <w:webHidden/>
              </w:rPr>
              <w:fldChar w:fldCharType="begin"/>
            </w:r>
            <w:r w:rsidR="00523B01">
              <w:rPr>
                <w:noProof/>
                <w:webHidden/>
              </w:rPr>
              <w:instrText xml:space="preserve"> PAGEREF _Toc138410005 \h </w:instrText>
            </w:r>
            <w:r w:rsidR="00523B01">
              <w:rPr>
                <w:noProof/>
                <w:webHidden/>
              </w:rPr>
            </w:r>
            <w:r w:rsidR="00523B01">
              <w:rPr>
                <w:noProof/>
                <w:webHidden/>
              </w:rPr>
              <w:fldChar w:fldCharType="separate"/>
            </w:r>
            <w:r w:rsidR="00F0296A">
              <w:rPr>
                <w:noProof/>
                <w:webHidden/>
              </w:rPr>
              <w:t>3</w:t>
            </w:r>
            <w:r w:rsidR="00523B01">
              <w:rPr>
                <w:noProof/>
                <w:webHidden/>
              </w:rPr>
              <w:fldChar w:fldCharType="end"/>
            </w:r>
          </w:hyperlink>
        </w:p>
        <w:p w14:paraId="279ACDBC" w14:textId="2808D54A"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06" w:history="1">
            <w:r w:rsidR="00523B01" w:rsidRPr="00186064">
              <w:rPr>
                <w:rStyle w:val="Hyperlink"/>
                <w:noProof/>
              </w:rPr>
              <w:t>2.1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Definition von Gamification (1)</w:t>
            </w:r>
            <w:r w:rsidR="00523B01">
              <w:rPr>
                <w:noProof/>
                <w:webHidden/>
              </w:rPr>
              <w:tab/>
            </w:r>
            <w:r w:rsidR="00523B01">
              <w:rPr>
                <w:noProof/>
                <w:webHidden/>
              </w:rPr>
              <w:fldChar w:fldCharType="begin"/>
            </w:r>
            <w:r w:rsidR="00523B01">
              <w:rPr>
                <w:noProof/>
                <w:webHidden/>
              </w:rPr>
              <w:instrText xml:space="preserve"> PAGEREF _Toc138410006 \h </w:instrText>
            </w:r>
            <w:r w:rsidR="00523B01">
              <w:rPr>
                <w:noProof/>
                <w:webHidden/>
              </w:rPr>
            </w:r>
            <w:r w:rsidR="00523B01">
              <w:rPr>
                <w:noProof/>
                <w:webHidden/>
              </w:rPr>
              <w:fldChar w:fldCharType="separate"/>
            </w:r>
            <w:r w:rsidR="00F0296A">
              <w:rPr>
                <w:b/>
                <w:bCs/>
                <w:noProof/>
                <w:webHidden/>
                <w:lang w:val="en-US"/>
              </w:rPr>
              <w:t>Error! Bookmark not defined.</w:t>
            </w:r>
            <w:r w:rsidR="00523B01">
              <w:rPr>
                <w:noProof/>
                <w:webHidden/>
              </w:rPr>
              <w:fldChar w:fldCharType="end"/>
            </w:r>
          </w:hyperlink>
        </w:p>
        <w:p w14:paraId="78D36116" w14:textId="5C32BFD7"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07" w:history="1">
            <w:r w:rsidR="00523B01" w:rsidRPr="00186064">
              <w:rPr>
                <w:rStyle w:val="Hyperlink"/>
                <w:noProof/>
              </w:rPr>
              <w:t>2.2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Konzepte und Arten von Gamification (2)</w:t>
            </w:r>
            <w:r w:rsidR="00523B01">
              <w:rPr>
                <w:noProof/>
                <w:webHidden/>
              </w:rPr>
              <w:tab/>
            </w:r>
            <w:r w:rsidR="00523B01">
              <w:rPr>
                <w:noProof/>
                <w:webHidden/>
              </w:rPr>
              <w:fldChar w:fldCharType="begin"/>
            </w:r>
            <w:r w:rsidR="00523B01">
              <w:rPr>
                <w:noProof/>
                <w:webHidden/>
              </w:rPr>
              <w:instrText xml:space="preserve"> PAGEREF _Toc138410007 \h </w:instrText>
            </w:r>
            <w:r w:rsidR="00523B01">
              <w:rPr>
                <w:noProof/>
                <w:webHidden/>
              </w:rPr>
            </w:r>
            <w:r w:rsidR="00523B01">
              <w:rPr>
                <w:noProof/>
                <w:webHidden/>
              </w:rPr>
              <w:fldChar w:fldCharType="separate"/>
            </w:r>
            <w:r w:rsidR="00F0296A">
              <w:rPr>
                <w:noProof/>
                <w:webHidden/>
              </w:rPr>
              <w:t>5</w:t>
            </w:r>
            <w:r w:rsidR="00523B01">
              <w:rPr>
                <w:noProof/>
                <w:webHidden/>
              </w:rPr>
              <w:fldChar w:fldCharType="end"/>
            </w:r>
          </w:hyperlink>
        </w:p>
        <w:p w14:paraId="6040873F" w14:textId="07FF6D6F"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08" w:history="1">
            <w:r w:rsidR="00523B01" w:rsidRPr="00186064">
              <w:rPr>
                <w:rStyle w:val="Hyperlink"/>
                <w:noProof/>
              </w:rPr>
              <w:t>2.3</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Aktuelle Anwendungsbereiche von Gamification (2/3)</w:t>
            </w:r>
            <w:r w:rsidR="00523B01">
              <w:rPr>
                <w:noProof/>
                <w:webHidden/>
              </w:rPr>
              <w:tab/>
            </w:r>
            <w:r w:rsidR="00523B01">
              <w:rPr>
                <w:noProof/>
                <w:webHidden/>
              </w:rPr>
              <w:fldChar w:fldCharType="begin"/>
            </w:r>
            <w:r w:rsidR="00523B01">
              <w:rPr>
                <w:noProof/>
                <w:webHidden/>
              </w:rPr>
              <w:instrText xml:space="preserve"> PAGEREF _Toc138410008 \h </w:instrText>
            </w:r>
            <w:r w:rsidR="00523B01">
              <w:rPr>
                <w:noProof/>
                <w:webHidden/>
              </w:rPr>
            </w:r>
            <w:r w:rsidR="00523B01">
              <w:rPr>
                <w:noProof/>
                <w:webHidden/>
              </w:rPr>
              <w:fldChar w:fldCharType="separate"/>
            </w:r>
            <w:r w:rsidR="00F0296A">
              <w:rPr>
                <w:noProof/>
                <w:webHidden/>
              </w:rPr>
              <w:t>6</w:t>
            </w:r>
            <w:r w:rsidR="00523B01">
              <w:rPr>
                <w:noProof/>
                <w:webHidden/>
              </w:rPr>
              <w:fldChar w:fldCharType="end"/>
            </w:r>
          </w:hyperlink>
        </w:p>
        <w:p w14:paraId="26915846" w14:textId="7CD60762"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09" w:history="1">
            <w:r w:rsidR="00523B01" w:rsidRPr="00186064">
              <w:rPr>
                <w:rStyle w:val="Hyperlink"/>
                <w:noProof/>
              </w:rPr>
              <w:t>2.4</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Positive und negative Effekte von Gamification (1/2)</w:t>
            </w:r>
            <w:r w:rsidR="00523B01">
              <w:rPr>
                <w:noProof/>
                <w:webHidden/>
              </w:rPr>
              <w:tab/>
            </w:r>
            <w:r w:rsidR="00523B01">
              <w:rPr>
                <w:noProof/>
                <w:webHidden/>
              </w:rPr>
              <w:fldChar w:fldCharType="begin"/>
            </w:r>
            <w:r w:rsidR="00523B01">
              <w:rPr>
                <w:noProof/>
                <w:webHidden/>
              </w:rPr>
              <w:instrText xml:space="preserve"> PAGEREF _Toc138410009 \h </w:instrText>
            </w:r>
            <w:r w:rsidR="00523B01">
              <w:rPr>
                <w:noProof/>
                <w:webHidden/>
              </w:rPr>
            </w:r>
            <w:r w:rsidR="00523B01">
              <w:rPr>
                <w:noProof/>
                <w:webHidden/>
              </w:rPr>
              <w:fldChar w:fldCharType="separate"/>
            </w:r>
            <w:r w:rsidR="00F0296A">
              <w:rPr>
                <w:noProof/>
                <w:webHidden/>
              </w:rPr>
              <w:t>6</w:t>
            </w:r>
            <w:r w:rsidR="00523B01">
              <w:rPr>
                <w:noProof/>
                <w:webHidden/>
              </w:rPr>
              <w:fldChar w:fldCharType="end"/>
            </w:r>
          </w:hyperlink>
        </w:p>
        <w:p w14:paraId="30F44DD9" w14:textId="50764211"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10" w:history="1">
            <w:r w:rsidR="00523B01" w:rsidRPr="00186064">
              <w:rPr>
                <w:rStyle w:val="Hyperlink"/>
                <w:noProof/>
              </w:rPr>
              <w:t>2.5</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Erfolgsfaktoren von Gamification (2)</w:t>
            </w:r>
            <w:r w:rsidR="00523B01">
              <w:rPr>
                <w:noProof/>
                <w:webHidden/>
              </w:rPr>
              <w:tab/>
            </w:r>
            <w:r w:rsidR="00523B01">
              <w:rPr>
                <w:noProof/>
                <w:webHidden/>
              </w:rPr>
              <w:fldChar w:fldCharType="begin"/>
            </w:r>
            <w:r w:rsidR="00523B01">
              <w:rPr>
                <w:noProof/>
                <w:webHidden/>
              </w:rPr>
              <w:instrText xml:space="preserve"> PAGEREF _Toc138410010 \h </w:instrText>
            </w:r>
            <w:r w:rsidR="00523B01">
              <w:rPr>
                <w:noProof/>
                <w:webHidden/>
              </w:rPr>
            </w:r>
            <w:r w:rsidR="00523B01">
              <w:rPr>
                <w:noProof/>
                <w:webHidden/>
              </w:rPr>
              <w:fldChar w:fldCharType="separate"/>
            </w:r>
            <w:r w:rsidR="00F0296A">
              <w:rPr>
                <w:noProof/>
                <w:webHidden/>
              </w:rPr>
              <w:t>6</w:t>
            </w:r>
            <w:r w:rsidR="00523B01">
              <w:rPr>
                <w:noProof/>
                <w:webHidden/>
              </w:rPr>
              <w:fldChar w:fldCharType="end"/>
            </w:r>
          </w:hyperlink>
        </w:p>
        <w:p w14:paraId="275B3E33" w14:textId="70DEFC53" w:rsidR="00523B01" w:rsidRDefault="004C4026">
          <w:pPr>
            <w:pStyle w:val="TOC1"/>
            <w:tabs>
              <w:tab w:val="left" w:pos="440"/>
            </w:tabs>
            <w:rPr>
              <w:rFonts w:asciiTheme="minorHAnsi" w:eastAsiaTheme="minorEastAsia" w:hAnsiTheme="minorHAnsi"/>
              <w:noProof/>
              <w:kern w:val="2"/>
              <w:sz w:val="22"/>
              <w:szCs w:val="22"/>
              <w:lang w:eastAsia="de-DE"/>
              <w14:ligatures w14:val="standardContextual"/>
            </w:rPr>
          </w:pPr>
          <w:hyperlink w:anchor="_Toc138410011" w:history="1">
            <w:r w:rsidR="00523B01" w:rsidRPr="00186064">
              <w:rPr>
                <w:rStyle w:val="Hyperlink"/>
                <w:noProof/>
              </w:rPr>
              <w:t>3</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Überblick über die Lernplattform ALADIN</w:t>
            </w:r>
            <w:r w:rsidR="00523B01">
              <w:rPr>
                <w:noProof/>
                <w:webHidden/>
              </w:rPr>
              <w:tab/>
            </w:r>
            <w:r w:rsidR="00523B01">
              <w:rPr>
                <w:noProof/>
                <w:webHidden/>
              </w:rPr>
              <w:fldChar w:fldCharType="begin"/>
            </w:r>
            <w:r w:rsidR="00523B01">
              <w:rPr>
                <w:noProof/>
                <w:webHidden/>
              </w:rPr>
              <w:instrText xml:space="preserve"> PAGEREF _Toc138410011 \h </w:instrText>
            </w:r>
            <w:r w:rsidR="00523B01">
              <w:rPr>
                <w:noProof/>
                <w:webHidden/>
              </w:rPr>
            </w:r>
            <w:r w:rsidR="00523B01">
              <w:rPr>
                <w:noProof/>
                <w:webHidden/>
              </w:rPr>
              <w:fldChar w:fldCharType="separate"/>
            </w:r>
            <w:r w:rsidR="00F0296A">
              <w:rPr>
                <w:noProof/>
                <w:webHidden/>
              </w:rPr>
              <w:t>6</w:t>
            </w:r>
            <w:r w:rsidR="00523B01">
              <w:rPr>
                <w:noProof/>
                <w:webHidden/>
              </w:rPr>
              <w:fldChar w:fldCharType="end"/>
            </w:r>
          </w:hyperlink>
        </w:p>
        <w:p w14:paraId="726DDF20" w14:textId="78ED90B5"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12" w:history="1">
            <w:r w:rsidR="00523B01" w:rsidRPr="00186064">
              <w:rPr>
                <w:rStyle w:val="Hyperlink"/>
                <w:noProof/>
              </w:rPr>
              <w:t>3.1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Hauptfunktionen und Merkmale der Lernplattform ALADIN</w:t>
            </w:r>
            <w:r w:rsidR="00523B01">
              <w:rPr>
                <w:noProof/>
                <w:webHidden/>
              </w:rPr>
              <w:tab/>
            </w:r>
            <w:r w:rsidR="00523B01">
              <w:rPr>
                <w:noProof/>
                <w:webHidden/>
              </w:rPr>
              <w:fldChar w:fldCharType="begin"/>
            </w:r>
            <w:r w:rsidR="00523B01">
              <w:rPr>
                <w:noProof/>
                <w:webHidden/>
              </w:rPr>
              <w:instrText xml:space="preserve"> PAGEREF _Toc138410012 \h </w:instrText>
            </w:r>
            <w:r w:rsidR="00523B01">
              <w:rPr>
                <w:noProof/>
                <w:webHidden/>
              </w:rPr>
            </w:r>
            <w:r w:rsidR="00523B01">
              <w:rPr>
                <w:noProof/>
                <w:webHidden/>
              </w:rPr>
              <w:fldChar w:fldCharType="separate"/>
            </w:r>
            <w:r w:rsidR="00F0296A">
              <w:rPr>
                <w:noProof/>
                <w:webHidden/>
              </w:rPr>
              <w:t>6</w:t>
            </w:r>
            <w:r w:rsidR="00523B01">
              <w:rPr>
                <w:noProof/>
                <w:webHidden/>
              </w:rPr>
              <w:fldChar w:fldCharType="end"/>
            </w:r>
          </w:hyperlink>
        </w:p>
        <w:p w14:paraId="7C15BC18" w14:textId="324C064D"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13" w:history="1">
            <w:r w:rsidR="00523B01" w:rsidRPr="00186064">
              <w:rPr>
                <w:rStyle w:val="Hyperlink"/>
                <w:noProof/>
              </w:rPr>
              <w:t>3.2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Benutzergruppen und deren Rollen in der Lernplattform ALADIN</w:t>
            </w:r>
            <w:r w:rsidR="00523B01">
              <w:rPr>
                <w:noProof/>
                <w:webHidden/>
              </w:rPr>
              <w:tab/>
            </w:r>
            <w:r w:rsidR="00523B01">
              <w:rPr>
                <w:noProof/>
                <w:webHidden/>
              </w:rPr>
              <w:fldChar w:fldCharType="begin"/>
            </w:r>
            <w:r w:rsidR="00523B01">
              <w:rPr>
                <w:noProof/>
                <w:webHidden/>
              </w:rPr>
              <w:instrText xml:space="preserve"> PAGEREF _Toc138410013 \h </w:instrText>
            </w:r>
            <w:r w:rsidR="00523B01">
              <w:rPr>
                <w:noProof/>
                <w:webHidden/>
              </w:rPr>
            </w:r>
            <w:r w:rsidR="00523B01">
              <w:rPr>
                <w:noProof/>
                <w:webHidden/>
              </w:rPr>
              <w:fldChar w:fldCharType="separate"/>
            </w:r>
            <w:r w:rsidR="00F0296A">
              <w:rPr>
                <w:noProof/>
                <w:webHidden/>
              </w:rPr>
              <w:t>7</w:t>
            </w:r>
            <w:r w:rsidR="00523B01">
              <w:rPr>
                <w:noProof/>
                <w:webHidden/>
              </w:rPr>
              <w:fldChar w:fldCharType="end"/>
            </w:r>
          </w:hyperlink>
        </w:p>
        <w:p w14:paraId="68DDCD17" w14:textId="2A2646BF"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14" w:history="1">
            <w:r w:rsidR="00523B01" w:rsidRPr="00186064">
              <w:rPr>
                <w:rStyle w:val="Hyperlink"/>
                <w:noProof/>
              </w:rPr>
              <w:t>3.3</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Die Software-Architektur der Lernplattform ALADIN</w:t>
            </w:r>
            <w:r w:rsidR="00523B01">
              <w:rPr>
                <w:noProof/>
                <w:webHidden/>
              </w:rPr>
              <w:tab/>
            </w:r>
            <w:r w:rsidR="00523B01">
              <w:rPr>
                <w:noProof/>
                <w:webHidden/>
              </w:rPr>
              <w:fldChar w:fldCharType="begin"/>
            </w:r>
            <w:r w:rsidR="00523B01">
              <w:rPr>
                <w:noProof/>
                <w:webHidden/>
              </w:rPr>
              <w:instrText xml:space="preserve"> PAGEREF _Toc138410014 \h </w:instrText>
            </w:r>
            <w:r w:rsidR="00523B01">
              <w:rPr>
                <w:noProof/>
                <w:webHidden/>
              </w:rPr>
            </w:r>
            <w:r w:rsidR="00523B01">
              <w:rPr>
                <w:noProof/>
                <w:webHidden/>
              </w:rPr>
              <w:fldChar w:fldCharType="separate"/>
            </w:r>
            <w:r w:rsidR="00F0296A">
              <w:rPr>
                <w:noProof/>
                <w:webHidden/>
              </w:rPr>
              <w:t>7</w:t>
            </w:r>
            <w:r w:rsidR="00523B01">
              <w:rPr>
                <w:noProof/>
                <w:webHidden/>
              </w:rPr>
              <w:fldChar w:fldCharType="end"/>
            </w:r>
          </w:hyperlink>
        </w:p>
        <w:p w14:paraId="2011EC9C" w14:textId="2F990A23" w:rsidR="00523B01" w:rsidRDefault="004C4026">
          <w:pPr>
            <w:pStyle w:val="TOC1"/>
            <w:tabs>
              <w:tab w:val="left" w:pos="440"/>
            </w:tabs>
            <w:rPr>
              <w:rFonts w:asciiTheme="minorHAnsi" w:eastAsiaTheme="minorEastAsia" w:hAnsiTheme="minorHAnsi"/>
              <w:noProof/>
              <w:kern w:val="2"/>
              <w:sz w:val="22"/>
              <w:szCs w:val="22"/>
              <w:lang w:eastAsia="de-DE"/>
              <w14:ligatures w14:val="standardContextual"/>
            </w:rPr>
          </w:pPr>
          <w:hyperlink w:anchor="_Toc138410015" w:history="1">
            <w:r w:rsidR="00523B01" w:rsidRPr="00186064">
              <w:rPr>
                <w:rStyle w:val="Hyperlink"/>
                <w:noProof/>
              </w:rPr>
              <w:t>4</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Analyse der Anforderungen der Nutzer an die Lernplattform ALADIN</w:t>
            </w:r>
            <w:r w:rsidR="00523B01">
              <w:rPr>
                <w:noProof/>
                <w:webHidden/>
              </w:rPr>
              <w:tab/>
            </w:r>
            <w:r w:rsidR="00523B01">
              <w:rPr>
                <w:noProof/>
                <w:webHidden/>
              </w:rPr>
              <w:fldChar w:fldCharType="begin"/>
            </w:r>
            <w:r w:rsidR="00523B01">
              <w:rPr>
                <w:noProof/>
                <w:webHidden/>
              </w:rPr>
              <w:instrText xml:space="preserve"> PAGEREF _Toc138410015 \h </w:instrText>
            </w:r>
            <w:r w:rsidR="00523B01">
              <w:rPr>
                <w:noProof/>
                <w:webHidden/>
              </w:rPr>
            </w:r>
            <w:r w:rsidR="00523B01">
              <w:rPr>
                <w:noProof/>
                <w:webHidden/>
              </w:rPr>
              <w:fldChar w:fldCharType="separate"/>
            </w:r>
            <w:r w:rsidR="00F0296A">
              <w:rPr>
                <w:noProof/>
                <w:webHidden/>
              </w:rPr>
              <w:t>7</w:t>
            </w:r>
            <w:r w:rsidR="00523B01">
              <w:rPr>
                <w:noProof/>
                <w:webHidden/>
              </w:rPr>
              <w:fldChar w:fldCharType="end"/>
            </w:r>
          </w:hyperlink>
        </w:p>
        <w:p w14:paraId="6AAEDCCF" w14:textId="72B2C10A"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16" w:history="1">
            <w:r w:rsidR="00523B01" w:rsidRPr="00186064">
              <w:rPr>
                <w:rStyle w:val="Hyperlink"/>
                <w:noProof/>
              </w:rPr>
              <w:t>4.1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Anforderungen der Lehrenden</w:t>
            </w:r>
            <w:r w:rsidR="00523B01">
              <w:rPr>
                <w:noProof/>
                <w:webHidden/>
              </w:rPr>
              <w:tab/>
            </w:r>
            <w:r w:rsidR="00523B01">
              <w:rPr>
                <w:noProof/>
                <w:webHidden/>
              </w:rPr>
              <w:fldChar w:fldCharType="begin"/>
            </w:r>
            <w:r w:rsidR="00523B01">
              <w:rPr>
                <w:noProof/>
                <w:webHidden/>
              </w:rPr>
              <w:instrText xml:space="preserve"> PAGEREF _Toc138410016 \h </w:instrText>
            </w:r>
            <w:r w:rsidR="00523B01">
              <w:rPr>
                <w:noProof/>
                <w:webHidden/>
              </w:rPr>
            </w:r>
            <w:r w:rsidR="00523B01">
              <w:rPr>
                <w:noProof/>
                <w:webHidden/>
              </w:rPr>
              <w:fldChar w:fldCharType="separate"/>
            </w:r>
            <w:r w:rsidR="00F0296A">
              <w:rPr>
                <w:noProof/>
                <w:webHidden/>
              </w:rPr>
              <w:t>7</w:t>
            </w:r>
            <w:r w:rsidR="00523B01">
              <w:rPr>
                <w:noProof/>
                <w:webHidden/>
              </w:rPr>
              <w:fldChar w:fldCharType="end"/>
            </w:r>
          </w:hyperlink>
        </w:p>
        <w:p w14:paraId="5159DD9F" w14:textId="19449065"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17" w:history="1">
            <w:r w:rsidR="00523B01" w:rsidRPr="00186064">
              <w:rPr>
                <w:rStyle w:val="Hyperlink"/>
                <w:noProof/>
              </w:rPr>
              <w:t>4.2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Anforderungen der Studierenden</w:t>
            </w:r>
            <w:r w:rsidR="00523B01">
              <w:rPr>
                <w:noProof/>
                <w:webHidden/>
              </w:rPr>
              <w:tab/>
            </w:r>
            <w:r w:rsidR="00523B01">
              <w:rPr>
                <w:noProof/>
                <w:webHidden/>
              </w:rPr>
              <w:fldChar w:fldCharType="begin"/>
            </w:r>
            <w:r w:rsidR="00523B01">
              <w:rPr>
                <w:noProof/>
                <w:webHidden/>
              </w:rPr>
              <w:instrText xml:space="preserve"> PAGEREF _Toc138410017 \h </w:instrText>
            </w:r>
            <w:r w:rsidR="00523B01">
              <w:rPr>
                <w:noProof/>
                <w:webHidden/>
              </w:rPr>
            </w:r>
            <w:r w:rsidR="00523B01">
              <w:rPr>
                <w:noProof/>
                <w:webHidden/>
              </w:rPr>
              <w:fldChar w:fldCharType="separate"/>
            </w:r>
            <w:r w:rsidR="00F0296A">
              <w:rPr>
                <w:noProof/>
                <w:webHidden/>
              </w:rPr>
              <w:t>7</w:t>
            </w:r>
            <w:r w:rsidR="00523B01">
              <w:rPr>
                <w:noProof/>
                <w:webHidden/>
              </w:rPr>
              <w:fldChar w:fldCharType="end"/>
            </w:r>
          </w:hyperlink>
        </w:p>
        <w:p w14:paraId="7F97F03A" w14:textId="7D499812" w:rsidR="00523B01" w:rsidRDefault="004C4026">
          <w:pPr>
            <w:pStyle w:val="TOC1"/>
            <w:tabs>
              <w:tab w:val="left" w:pos="440"/>
            </w:tabs>
            <w:rPr>
              <w:rFonts w:asciiTheme="minorHAnsi" w:eastAsiaTheme="minorEastAsia" w:hAnsiTheme="minorHAnsi"/>
              <w:noProof/>
              <w:kern w:val="2"/>
              <w:sz w:val="22"/>
              <w:szCs w:val="22"/>
              <w:lang w:eastAsia="de-DE"/>
              <w14:ligatures w14:val="standardContextual"/>
            </w:rPr>
          </w:pPr>
          <w:hyperlink w:anchor="_Toc138410018" w:history="1">
            <w:r w:rsidR="00523B01" w:rsidRPr="00186064">
              <w:rPr>
                <w:rStyle w:val="Hyperlink"/>
                <w:noProof/>
              </w:rPr>
              <w:t>5</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Entwurf der Gamification-Elemente für die Lernplattform ALADIN</w:t>
            </w:r>
            <w:r w:rsidR="00523B01">
              <w:rPr>
                <w:noProof/>
                <w:webHidden/>
              </w:rPr>
              <w:tab/>
            </w:r>
            <w:r w:rsidR="00523B01">
              <w:rPr>
                <w:noProof/>
                <w:webHidden/>
              </w:rPr>
              <w:fldChar w:fldCharType="begin"/>
            </w:r>
            <w:r w:rsidR="00523B01">
              <w:rPr>
                <w:noProof/>
                <w:webHidden/>
              </w:rPr>
              <w:instrText xml:space="preserve"> PAGEREF _Toc138410018 \h </w:instrText>
            </w:r>
            <w:r w:rsidR="00523B01">
              <w:rPr>
                <w:noProof/>
                <w:webHidden/>
              </w:rPr>
            </w:r>
            <w:r w:rsidR="00523B01">
              <w:rPr>
                <w:noProof/>
                <w:webHidden/>
              </w:rPr>
              <w:fldChar w:fldCharType="separate"/>
            </w:r>
            <w:r w:rsidR="00F0296A">
              <w:rPr>
                <w:noProof/>
                <w:webHidden/>
              </w:rPr>
              <w:t>8</w:t>
            </w:r>
            <w:r w:rsidR="00523B01">
              <w:rPr>
                <w:noProof/>
                <w:webHidden/>
              </w:rPr>
              <w:fldChar w:fldCharType="end"/>
            </w:r>
          </w:hyperlink>
        </w:p>
        <w:p w14:paraId="02E7EE9D" w14:textId="608889EC"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19" w:history="1">
            <w:r w:rsidR="00523B01" w:rsidRPr="00186064">
              <w:rPr>
                <w:rStyle w:val="Hyperlink"/>
                <w:noProof/>
              </w:rPr>
              <w:t>5.1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Allgemeine Herangehensweisen bei der Entwicklung von Gamification (2)</w:t>
            </w:r>
            <w:r w:rsidR="00523B01">
              <w:rPr>
                <w:noProof/>
                <w:webHidden/>
              </w:rPr>
              <w:tab/>
            </w:r>
            <w:r w:rsidR="00523B01">
              <w:rPr>
                <w:noProof/>
                <w:webHidden/>
              </w:rPr>
              <w:fldChar w:fldCharType="begin"/>
            </w:r>
            <w:r w:rsidR="00523B01">
              <w:rPr>
                <w:noProof/>
                <w:webHidden/>
              </w:rPr>
              <w:instrText xml:space="preserve"> PAGEREF _Toc138410019 \h </w:instrText>
            </w:r>
            <w:r w:rsidR="00523B01">
              <w:rPr>
                <w:noProof/>
                <w:webHidden/>
              </w:rPr>
            </w:r>
            <w:r w:rsidR="00523B01">
              <w:rPr>
                <w:noProof/>
                <w:webHidden/>
              </w:rPr>
              <w:fldChar w:fldCharType="separate"/>
            </w:r>
            <w:r w:rsidR="00F0296A">
              <w:rPr>
                <w:noProof/>
                <w:webHidden/>
              </w:rPr>
              <w:t>9</w:t>
            </w:r>
            <w:r w:rsidR="00523B01">
              <w:rPr>
                <w:noProof/>
                <w:webHidden/>
              </w:rPr>
              <w:fldChar w:fldCharType="end"/>
            </w:r>
          </w:hyperlink>
        </w:p>
        <w:p w14:paraId="16B9B529" w14:textId="77CC8FA9"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20" w:history="1">
            <w:r w:rsidR="00523B01" w:rsidRPr="00186064">
              <w:rPr>
                <w:rStyle w:val="Hyperlink"/>
                <w:noProof/>
              </w:rPr>
              <w:t>5.2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Analyse von Integrationspunkten für die inhaltliche Integration in ALADIN (2)</w:t>
            </w:r>
            <w:r w:rsidR="00523B01">
              <w:rPr>
                <w:noProof/>
                <w:webHidden/>
              </w:rPr>
              <w:tab/>
            </w:r>
            <w:r w:rsidR="00523B01">
              <w:rPr>
                <w:noProof/>
                <w:webHidden/>
              </w:rPr>
              <w:fldChar w:fldCharType="begin"/>
            </w:r>
            <w:r w:rsidR="00523B01">
              <w:rPr>
                <w:noProof/>
                <w:webHidden/>
              </w:rPr>
              <w:instrText xml:space="preserve"> PAGEREF _Toc138410020 \h </w:instrText>
            </w:r>
            <w:r w:rsidR="00523B01">
              <w:rPr>
                <w:noProof/>
                <w:webHidden/>
              </w:rPr>
            </w:r>
            <w:r w:rsidR="00523B01">
              <w:rPr>
                <w:noProof/>
                <w:webHidden/>
              </w:rPr>
              <w:fldChar w:fldCharType="separate"/>
            </w:r>
            <w:r w:rsidR="00F0296A">
              <w:rPr>
                <w:noProof/>
                <w:webHidden/>
              </w:rPr>
              <w:t>9</w:t>
            </w:r>
            <w:r w:rsidR="00523B01">
              <w:rPr>
                <w:noProof/>
                <w:webHidden/>
              </w:rPr>
              <w:fldChar w:fldCharType="end"/>
            </w:r>
          </w:hyperlink>
        </w:p>
        <w:p w14:paraId="6D679B3E" w14:textId="6C694628"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21" w:history="1">
            <w:r w:rsidR="00523B01" w:rsidRPr="00186064">
              <w:rPr>
                <w:rStyle w:val="Hyperlink"/>
                <w:noProof/>
              </w:rPr>
              <w:t>5.3</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Analyse von Integrationspunkten für die technische Integration in ALADIN (2)</w:t>
            </w:r>
            <w:r w:rsidR="00523B01">
              <w:rPr>
                <w:noProof/>
                <w:webHidden/>
              </w:rPr>
              <w:tab/>
            </w:r>
            <w:r w:rsidR="00523B01">
              <w:rPr>
                <w:noProof/>
                <w:webHidden/>
              </w:rPr>
              <w:fldChar w:fldCharType="begin"/>
            </w:r>
            <w:r w:rsidR="00523B01">
              <w:rPr>
                <w:noProof/>
                <w:webHidden/>
              </w:rPr>
              <w:instrText xml:space="preserve"> PAGEREF _Toc138410021 \h </w:instrText>
            </w:r>
            <w:r w:rsidR="00523B01">
              <w:rPr>
                <w:noProof/>
                <w:webHidden/>
              </w:rPr>
            </w:r>
            <w:r w:rsidR="00523B01">
              <w:rPr>
                <w:noProof/>
                <w:webHidden/>
              </w:rPr>
              <w:fldChar w:fldCharType="separate"/>
            </w:r>
            <w:r w:rsidR="00F0296A">
              <w:rPr>
                <w:noProof/>
                <w:webHidden/>
              </w:rPr>
              <w:t>9</w:t>
            </w:r>
            <w:r w:rsidR="00523B01">
              <w:rPr>
                <w:noProof/>
                <w:webHidden/>
              </w:rPr>
              <w:fldChar w:fldCharType="end"/>
            </w:r>
          </w:hyperlink>
        </w:p>
        <w:p w14:paraId="3ABB96F4" w14:textId="52EE477E"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22" w:history="1">
            <w:r w:rsidR="00523B01" w:rsidRPr="00186064">
              <w:rPr>
                <w:rStyle w:val="Hyperlink"/>
                <w:noProof/>
              </w:rPr>
              <w:t>5.4</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Identifizierung relevanter Elemente der Gamification</w:t>
            </w:r>
            <w:r w:rsidR="00523B01">
              <w:rPr>
                <w:noProof/>
                <w:webHidden/>
              </w:rPr>
              <w:tab/>
            </w:r>
            <w:r w:rsidR="00523B01">
              <w:rPr>
                <w:noProof/>
                <w:webHidden/>
              </w:rPr>
              <w:fldChar w:fldCharType="begin"/>
            </w:r>
            <w:r w:rsidR="00523B01">
              <w:rPr>
                <w:noProof/>
                <w:webHidden/>
              </w:rPr>
              <w:instrText xml:space="preserve"> PAGEREF _Toc138410022 \h </w:instrText>
            </w:r>
            <w:r w:rsidR="00523B01">
              <w:rPr>
                <w:noProof/>
                <w:webHidden/>
              </w:rPr>
            </w:r>
            <w:r w:rsidR="00523B01">
              <w:rPr>
                <w:noProof/>
                <w:webHidden/>
              </w:rPr>
              <w:fldChar w:fldCharType="separate"/>
            </w:r>
            <w:r w:rsidR="00F0296A">
              <w:rPr>
                <w:noProof/>
                <w:webHidden/>
              </w:rPr>
              <w:t>9</w:t>
            </w:r>
            <w:r w:rsidR="00523B01">
              <w:rPr>
                <w:noProof/>
                <w:webHidden/>
              </w:rPr>
              <w:fldChar w:fldCharType="end"/>
            </w:r>
          </w:hyperlink>
        </w:p>
        <w:p w14:paraId="499AEB2D" w14:textId="2DE51014"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23" w:history="1">
            <w:r w:rsidR="00523B01" w:rsidRPr="00186064">
              <w:rPr>
                <w:rStyle w:val="Hyperlink"/>
                <w:noProof/>
              </w:rPr>
              <w:t>5.5</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Bewertung der Integrationspunkte anhand gewählter Elemente der Gamification (2)</w:t>
            </w:r>
            <w:r w:rsidR="00523B01">
              <w:rPr>
                <w:noProof/>
                <w:webHidden/>
              </w:rPr>
              <w:tab/>
            </w:r>
            <w:r w:rsidR="00523B01">
              <w:rPr>
                <w:noProof/>
                <w:webHidden/>
              </w:rPr>
              <w:fldChar w:fldCharType="begin"/>
            </w:r>
            <w:r w:rsidR="00523B01">
              <w:rPr>
                <w:noProof/>
                <w:webHidden/>
              </w:rPr>
              <w:instrText xml:space="preserve"> PAGEREF _Toc138410023 \h </w:instrText>
            </w:r>
            <w:r w:rsidR="00523B01">
              <w:rPr>
                <w:noProof/>
                <w:webHidden/>
              </w:rPr>
            </w:r>
            <w:r w:rsidR="00523B01">
              <w:rPr>
                <w:noProof/>
                <w:webHidden/>
              </w:rPr>
              <w:fldChar w:fldCharType="separate"/>
            </w:r>
            <w:r w:rsidR="00F0296A">
              <w:rPr>
                <w:noProof/>
                <w:webHidden/>
              </w:rPr>
              <w:t>9</w:t>
            </w:r>
            <w:r w:rsidR="00523B01">
              <w:rPr>
                <w:noProof/>
                <w:webHidden/>
              </w:rPr>
              <w:fldChar w:fldCharType="end"/>
            </w:r>
          </w:hyperlink>
        </w:p>
        <w:p w14:paraId="573D03B3" w14:textId="5B095826"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24" w:history="1">
            <w:r w:rsidR="00523B01" w:rsidRPr="00186064">
              <w:rPr>
                <w:rStyle w:val="Hyperlink"/>
                <w:noProof/>
              </w:rPr>
              <w:t>5.6</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Passung der Gamification-Elemente zu den Anforderungen der Lehrenden und Studierenden</w:t>
            </w:r>
            <w:r w:rsidR="00523B01">
              <w:rPr>
                <w:noProof/>
                <w:webHidden/>
              </w:rPr>
              <w:tab/>
            </w:r>
            <w:r w:rsidR="00523B01">
              <w:rPr>
                <w:noProof/>
                <w:webHidden/>
              </w:rPr>
              <w:fldChar w:fldCharType="begin"/>
            </w:r>
            <w:r w:rsidR="00523B01">
              <w:rPr>
                <w:noProof/>
                <w:webHidden/>
              </w:rPr>
              <w:instrText xml:space="preserve"> PAGEREF _Toc138410024 \h </w:instrText>
            </w:r>
            <w:r w:rsidR="00523B01">
              <w:rPr>
                <w:noProof/>
                <w:webHidden/>
              </w:rPr>
            </w:r>
            <w:r w:rsidR="00523B01">
              <w:rPr>
                <w:noProof/>
                <w:webHidden/>
              </w:rPr>
              <w:fldChar w:fldCharType="separate"/>
            </w:r>
            <w:r w:rsidR="00F0296A">
              <w:rPr>
                <w:noProof/>
                <w:webHidden/>
              </w:rPr>
              <w:t>10</w:t>
            </w:r>
            <w:r w:rsidR="00523B01">
              <w:rPr>
                <w:noProof/>
                <w:webHidden/>
              </w:rPr>
              <w:fldChar w:fldCharType="end"/>
            </w:r>
          </w:hyperlink>
        </w:p>
        <w:p w14:paraId="5AC3C883" w14:textId="3D169CFB"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25" w:history="1">
            <w:r w:rsidR="00523B01" w:rsidRPr="00186064">
              <w:rPr>
                <w:rStyle w:val="Hyperlink"/>
                <w:noProof/>
              </w:rPr>
              <w:t>5.7</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Konzept(ion)/Entwurf der Gamification-Elemente für ALADIN (5)</w:t>
            </w:r>
            <w:r w:rsidR="00523B01">
              <w:rPr>
                <w:noProof/>
                <w:webHidden/>
              </w:rPr>
              <w:tab/>
            </w:r>
            <w:r w:rsidR="00523B01">
              <w:rPr>
                <w:noProof/>
                <w:webHidden/>
              </w:rPr>
              <w:fldChar w:fldCharType="begin"/>
            </w:r>
            <w:r w:rsidR="00523B01">
              <w:rPr>
                <w:noProof/>
                <w:webHidden/>
              </w:rPr>
              <w:instrText xml:space="preserve"> PAGEREF _Toc138410025 \h </w:instrText>
            </w:r>
            <w:r w:rsidR="00523B01">
              <w:rPr>
                <w:noProof/>
                <w:webHidden/>
              </w:rPr>
            </w:r>
            <w:r w:rsidR="00523B01">
              <w:rPr>
                <w:noProof/>
                <w:webHidden/>
              </w:rPr>
              <w:fldChar w:fldCharType="separate"/>
            </w:r>
            <w:r w:rsidR="00F0296A">
              <w:rPr>
                <w:noProof/>
                <w:webHidden/>
              </w:rPr>
              <w:t>10</w:t>
            </w:r>
            <w:r w:rsidR="00523B01">
              <w:rPr>
                <w:noProof/>
                <w:webHidden/>
              </w:rPr>
              <w:fldChar w:fldCharType="end"/>
            </w:r>
          </w:hyperlink>
        </w:p>
        <w:p w14:paraId="23F0254E" w14:textId="0469E0D5" w:rsidR="00523B01" w:rsidRDefault="004C4026">
          <w:pPr>
            <w:pStyle w:val="TOC1"/>
            <w:tabs>
              <w:tab w:val="left" w:pos="440"/>
            </w:tabs>
            <w:rPr>
              <w:rFonts w:asciiTheme="minorHAnsi" w:eastAsiaTheme="minorEastAsia" w:hAnsiTheme="minorHAnsi"/>
              <w:noProof/>
              <w:kern w:val="2"/>
              <w:sz w:val="22"/>
              <w:szCs w:val="22"/>
              <w:lang w:eastAsia="de-DE"/>
              <w14:ligatures w14:val="standardContextual"/>
            </w:rPr>
          </w:pPr>
          <w:hyperlink w:anchor="_Toc138410026" w:history="1">
            <w:r w:rsidR="00523B01" w:rsidRPr="00186064">
              <w:rPr>
                <w:rStyle w:val="Hyperlink"/>
                <w:noProof/>
              </w:rPr>
              <w:t>6</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Implementierung der Gamification-Elemente im ALADIN-Framework (5)</w:t>
            </w:r>
            <w:r w:rsidR="00523B01">
              <w:rPr>
                <w:noProof/>
                <w:webHidden/>
              </w:rPr>
              <w:tab/>
            </w:r>
            <w:r w:rsidR="00523B01">
              <w:rPr>
                <w:noProof/>
                <w:webHidden/>
              </w:rPr>
              <w:fldChar w:fldCharType="begin"/>
            </w:r>
            <w:r w:rsidR="00523B01">
              <w:rPr>
                <w:noProof/>
                <w:webHidden/>
              </w:rPr>
              <w:instrText xml:space="preserve"> PAGEREF _Toc138410026 \h </w:instrText>
            </w:r>
            <w:r w:rsidR="00523B01">
              <w:rPr>
                <w:noProof/>
                <w:webHidden/>
              </w:rPr>
            </w:r>
            <w:r w:rsidR="00523B01">
              <w:rPr>
                <w:noProof/>
                <w:webHidden/>
              </w:rPr>
              <w:fldChar w:fldCharType="separate"/>
            </w:r>
            <w:r w:rsidR="00F0296A">
              <w:rPr>
                <w:noProof/>
                <w:webHidden/>
              </w:rPr>
              <w:t>12</w:t>
            </w:r>
            <w:r w:rsidR="00523B01">
              <w:rPr>
                <w:noProof/>
                <w:webHidden/>
              </w:rPr>
              <w:fldChar w:fldCharType="end"/>
            </w:r>
          </w:hyperlink>
        </w:p>
        <w:p w14:paraId="4ED3E166" w14:textId="5AE20E88"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27" w:history="1">
            <w:r w:rsidR="00523B01" w:rsidRPr="00186064">
              <w:rPr>
                <w:rStyle w:val="Hyperlink"/>
                <w:noProof/>
              </w:rPr>
              <w:t>6.1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Implementierung des Punktesystems</w:t>
            </w:r>
            <w:r w:rsidR="00523B01">
              <w:rPr>
                <w:noProof/>
                <w:webHidden/>
              </w:rPr>
              <w:tab/>
            </w:r>
            <w:r w:rsidR="00523B01">
              <w:rPr>
                <w:noProof/>
                <w:webHidden/>
              </w:rPr>
              <w:fldChar w:fldCharType="begin"/>
            </w:r>
            <w:r w:rsidR="00523B01">
              <w:rPr>
                <w:noProof/>
                <w:webHidden/>
              </w:rPr>
              <w:instrText xml:space="preserve"> PAGEREF _Toc138410027 \h </w:instrText>
            </w:r>
            <w:r w:rsidR="00523B01">
              <w:rPr>
                <w:noProof/>
                <w:webHidden/>
              </w:rPr>
            </w:r>
            <w:r w:rsidR="00523B01">
              <w:rPr>
                <w:noProof/>
                <w:webHidden/>
              </w:rPr>
              <w:fldChar w:fldCharType="separate"/>
            </w:r>
            <w:r w:rsidR="00F0296A">
              <w:rPr>
                <w:noProof/>
                <w:webHidden/>
              </w:rPr>
              <w:t>12</w:t>
            </w:r>
            <w:r w:rsidR="00523B01">
              <w:rPr>
                <w:noProof/>
                <w:webHidden/>
              </w:rPr>
              <w:fldChar w:fldCharType="end"/>
            </w:r>
          </w:hyperlink>
        </w:p>
        <w:p w14:paraId="317AEB82" w14:textId="19025570"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28" w:history="1">
            <w:r w:rsidR="00523B01" w:rsidRPr="00186064">
              <w:rPr>
                <w:rStyle w:val="Hyperlink"/>
                <w:noProof/>
              </w:rPr>
              <w:t>6.2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Implementierung der Hilfegesuche</w:t>
            </w:r>
            <w:r w:rsidR="00523B01">
              <w:rPr>
                <w:noProof/>
                <w:webHidden/>
              </w:rPr>
              <w:tab/>
            </w:r>
            <w:r w:rsidR="00523B01">
              <w:rPr>
                <w:noProof/>
                <w:webHidden/>
              </w:rPr>
              <w:fldChar w:fldCharType="begin"/>
            </w:r>
            <w:r w:rsidR="00523B01">
              <w:rPr>
                <w:noProof/>
                <w:webHidden/>
              </w:rPr>
              <w:instrText xml:space="preserve"> PAGEREF _Toc138410028 \h </w:instrText>
            </w:r>
            <w:r w:rsidR="00523B01">
              <w:rPr>
                <w:noProof/>
                <w:webHidden/>
              </w:rPr>
            </w:r>
            <w:r w:rsidR="00523B01">
              <w:rPr>
                <w:noProof/>
                <w:webHidden/>
              </w:rPr>
              <w:fldChar w:fldCharType="separate"/>
            </w:r>
            <w:r w:rsidR="00F0296A">
              <w:rPr>
                <w:noProof/>
                <w:webHidden/>
              </w:rPr>
              <w:t>12</w:t>
            </w:r>
            <w:r w:rsidR="00523B01">
              <w:rPr>
                <w:noProof/>
                <w:webHidden/>
              </w:rPr>
              <w:fldChar w:fldCharType="end"/>
            </w:r>
          </w:hyperlink>
        </w:p>
        <w:p w14:paraId="53A9B1D1" w14:textId="1D7052CB"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29" w:history="1">
            <w:r w:rsidR="00523B01" w:rsidRPr="00186064">
              <w:rPr>
                <w:rStyle w:val="Hyperlink"/>
                <w:noProof/>
              </w:rPr>
              <w:t>6.3</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Herausforderungen bei der Implementierung der Gamification-Elemente in ALADIN</w:t>
            </w:r>
            <w:r w:rsidR="00523B01">
              <w:rPr>
                <w:noProof/>
                <w:webHidden/>
              </w:rPr>
              <w:tab/>
            </w:r>
            <w:r w:rsidR="00523B01">
              <w:rPr>
                <w:noProof/>
                <w:webHidden/>
              </w:rPr>
              <w:fldChar w:fldCharType="begin"/>
            </w:r>
            <w:r w:rsidR="00523B01">
              <w:rPr>
                <w:noProof/>
                <w:webHidden/>
              </w:rPr>
              <w:instrText xml:space="preserve"> PAGEREF _Toc138410029 \h </w:instrText>
            </w:r>
            <w:r w:rsidR="00523B01">
              <w:rPr>
                <w:noProof/>
                <w:webHidden/>
              </w:rPr>
            </w:r>
            <w:r w:rsidR="00523B01">
              <w:rPr>
                <w:noProof/>
                <w:webHidden/>
              </w:rPr>
              <w:fldChar w:fldCharType="separate"/>
            </w:r>
            <w:r w:rsidR="00F0296A">
              <w:rPr>
                <w:noProof/>
                <w:webHidden/>
              </w:rPr>
              <w:t>12</w:t>
            </w:r>
            <w:r w:rsidR="00523B01">
              <w:rPr>
                <w:noProof/>
                <w:webHidden/>
              </w:rPr>
              <w:fldChar w:fldCharType="end"/>
            </w:r>
          </w:hyperlink>
        </w:p>
        <w:p w14:paraId="301785BB" w14:textId="18983B6F" w:rsidR="00523B01" w:rsidRDefault="004C4026">
          <w:pPr>
            <w:pStyle w:val="TOC1"/>
            <w:tabs>
              <w:tab w:val="left" w:pos="440"/>
            </w:tabs>
            <w:rPr>
              <w:rFonts w:asciiTheme="minorHAnsi" w:eastAsiaTheme="minorEastAsia" w:hAnsiTheme="minorHAnsi"/>
              <w:noProof/>
              <w:kern w:val="2"/>
              <w:sz w:val="22"/>
              <w:szCs w:val="22"/>
              <w:lang w:eastAsia="de-DE"/>
              <w14:ligatures w14:val="standardContextual"/>
            </w:rPr>
          </w:pPr>
          <w:hyperlink w:anchor="_Toc138410030" w:history="1">
            <w:r w:rsidR="00523B01" w:rsidRPr="00186064">
              <w:rPr>
                <w:rStyle w:val="Hyperlink"/>
                <w:noProof/>
              </w:rPr>
              <w:t>7</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Test der Gamification-Elemente am ALADIN-Framework</w:t>
            </w:r>
            <w:r w:rsidR="00523B01">
              <w:rPr>
                <w:noProof/>
                <w:webHidden/>
              </w:rPr>
              <w:tab/>
            </w:r>
            <w:r w:rsidR="00523B01">
              <w:rPr>
                <w:noProof/>
                <w:webHidden/>
              </w:rPr>
              <w:fldChar w:fldCharType="begin"/>
            </w:r>
            <w:r w:rsidR="00523B01">
              <w:rPr>
                <w:noProof/>
                <w:webHidden/>
              </w:rPr>
              <w:instrText xml:space="preserve"> PAGEREF _Toc138410030 \h </w:instrText>
            </w:r>
            <w:r w:rsidR="00523B01">
              <w:rPr>
                <w:noProof/>
                <w:webHidden/>
              </w:rPr>
            </w:r>
            <w:r w:rsidR="00523B01">
              <w:rPr>
                <w:noProof/>
                <w:webHidden/>
              </w:rPr>
              <w:fldChar w:fldCharType="separate"/>
            </w:r>
            <w:r w:rsidR="00F0296A">
              <w:rPr>
                <w:noProof/>
                <w:webHidden/>
              </w:rPr>
              <w:t>12</w:t>
            </w:r>
            <w:r w:rsidR="00523B01">
              <w:rPr>
                <w:noProof/>
                <w:webHidden/>
              </w:rPr>
              <w:fldChar w:fldCharType="end"/>
            </w:r>
          </w:hyperlink>
        </w:p>
        <w:p w14:paraId="11721281" w14:textId="07CBBB0B"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31" w:history="1">
            <w:r w:rsidR="00523B01" w:rsidRPr="00186064">
              <w:rPr>
                <w:rStyle w:val="Hyperlink"/>
                <w:noProof/>
              </w:rPr>
              <w:t>7.1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Test des (Punktesystem) als Gamification-Element im ALADIN-Framework</w:t>
            </w:r>
            <w:r w:rsidR="00523B01">
              <w:rPr>
                <w:noProof/>
                <w:webHidden/>
              </w:rPr>
              <w:tab/>
            </w:r>
            <w:r w:rsidR="00523B01">
              <w:rPr>
                <w:noProof/>
                <w:webHidden/>
              </w:rPr>
              <w:fldChar w:fldCharType="begin"/>
            </w:r>
            <w:r w:rsidR="00523B01">
              <w:rPr>
                <w:noProof/>
                <w:webHidden/>
              </w:rPr>
              <w:instrText xml:space="preserve"> PAGEREF _Toc138410031 \h </w:instrText>
            </w:r>
            <w:r w:rsidR="00523B01">
              <w:rPr>
                <w:noProof/>
                <w:webHidden/>
              </w:rPr>
            </w:r>
            <w:r w:rsidR="00523B01">
              <w:rPr>
                <w:noProof/>
                <w:webHidden/>
              </w:rPr>
              <w:fldChar w:fldCharType="separate"/>
            </w:r>
            <w:r w:rsidR="00F0296A">
              <w:rPr>
                <w:noProof/>
                <w:webHidden/>
              </w:rPr>
              <w:t>12</w:t>
            </w:r>
            <w:r w:rsidR="00523B01">
              <w:rPr>
                <w:noProof/>
                <w:webHidden/>
              </w:rPr>
              <w:fldChar w:fldCharType="end"/>
            </w:r>
          </w:hyperlink>
        </w:p>
        <w:p w14:paraId="603CA1D9" w14:textId="6840F88B" w:rsidR="00523B01" w:rsidRDefault="004C4026">
          <w:pPr>
            <w:pStyle w:val="TOC3"/>
            <w:tabs>
              <w:tab w:val="left" w:pos="1320"/>
              <w:tab w:val="right" w:leader="dot" w:pos="8494"/>
            </w:tabs>
            <w:rPr>
              <w:rFonts w:asciiTheme="minorHAnsi" w:eastAsiaTheme="minorEastAsia" w:hAnsiTheme="minorHAnsi"/>
              <w:noProof/>
              <w:kern w:val="2"/>
              <w:sz w:val="22"/>
              <w:szCs w:val="22"/>
              <w:lang w:eastAsia="de-DE"/>
              <w14:ligatures w14:val="standardContextual"/>
            </w:rPr>
          </w:pPr>
          <w:hyperlink w:anchor="_Toc138410032" w:history="1">
            <w:r w:rsidR="00523B01" w:rsidRPr="00186064">
              <w:rPr>
                <w:rStyle w:val="Hyperlink"/>
                <w:noProof/>
              </w:rPr>
              <w:t>7.1.1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Testentwurf</w:t>
            </w:r>
            <w:r w:rsidR="00523B01">
              <w:rPr>
                <w:noProof/>
                <w:webHidden/>
              </w:rPr>
              <w:tab/>
            </w:r>
            <w:r w:rsidR="00523B01">
              <w:rPr>
                <w:noProof/>
                <w:webHidden/>
              </w:rPr>
              <w:fldChar w:fldCharType="begin"/>
            </w:r>
            <w:r w:rsidR="00523B01">
              <w:rPr>
                <w:noProof/>
                <w:webHidden/>
              </w:rPr>
              <w:instrText xml:space="preserve"> PAGEREF _Toc138410032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1119EA83" w14:textId="524FCB60" w:rsidR="00523B01" w:rsidRDefault="004C4026">
          <w:pPr>
            <w:pStyle w:val="TOC3"/>
            <w:tabs>
              <w:tab w:val="left" w:pos="1320"/>
              <w:tab w:val="right" w:leader="dot" w:pos="8494"/>
            </w:tabs>
            <w:rPr>
              <w:rFonts w:asciiTheme="minorHAnsi" w:eastAsiaTheme="minorEastAsia" w:hAnsiTheme="minorHAnsi"/>
              <w:noProof/>
              <w:kern w:val="2"/>
              <w:sz w:val="22"/>
              <w:szCs w:val="22"/>
              <w:lang w:eastAsia="de-DE"/>
              <w14:ligatures w14:val="standardContextual"/>
            </w:rPr>
          </w:pPr>
          <w:hyperlink w:anchor="_Toc138410033" w:history="1">
            <w:r w:rsidR="00523B01" w:rsidRPr="00186064">
              <w:rPr>
                <w:rStyle w:val="Hyperlink"/>
                <w:noProof/>
              </w:rPr>
              <w:t>7.1.2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Testdurchführung (4)</w:t>
            </w:r>
            <w:r w:rsidR="00523B01">
              <w:rPr>
                <w:noProof/>
                <w:webHidden/>
              </w:rPr>
              <w:tab/>
            </w:r>
            <w:r w:rsidR="00523B01">
              <w:rPr>
                <w:noProof/>
                <w:webHidden/>
              </w:rPr>
              <w:fldChar w:fldCharType="begin"/>
            </w:r>
            <w:r w:rsidR="00523B01">
              <w:rPr>
                <w:noProof/>
                <w:webHidden/>
              </w:rPr>
              <w:instrText xml:space="preserve"> PAGEREF _Toc138410033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2A464D8D" w14:textId="7FFE502E" w:rsidR="00523B01" w:rsidRDefault="004C4026">
          <w:pPr>
            <w:pStyle w:val="TOC3"/>
            <w:tabs>
              <w:tab w:val="left" w:pos="1320"/>
              <w:tab w:val="right" w:leader="dot" w:pos="8494"/>
            </w:tabs>
            <w:rPr>
              <w:rFonts w:asciiTheme="minorHAnsi" w:eastAsiaTheme="minorEastAsia" w:hAnsiTheme="minorHAnsi"/>
              <w:noProof/>
              <w:kern w:val="2"/>
              <w:sz w:val="22"/>
              <w:szCs w:val="22"/>
              <w:lang w:eastAsia="de-DE"/>
              <w14:ligatures w14:val="standardContextual"/>
            </w:rPr>
          </w:pPr>
          <w:hyperlink w:anchor="_Toc138410034" w:history="1">
            <w:r w:rsidR="00523B01" w:rsidRPr="00186064">
              <w:rPr>
                <w:rStyle w:val="Hyperlink"/>
                <w:noProof/>
              </w:rPr>
              <w:t>7.1.3</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Testauswertung (2)</w:t>
            </w:r>
            <w:r w:rsidR="00523B01">
              <w:rPr>
                <w:noProof/>
                <w:webHidden/>
              </w:rPr>
              <w:tab/>
            </w:r>
            <w:r w:rsidR="00523B01">
              <w:rPr>
                <w:noProof/>
                <w:webHidden/>
              </w:rPr>
              <w:fldChar w:fldCharType="begin"/>
            </w:r>
            <w:r w:rsidR="00523B01">
              <w:rPr>
                <w:noProof/>
                <w:webHidden/>
              </w:rPr>
              <w:instrText xml:space="preserve"> PAGEREF _Toc138410034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6619E945" w14:textId="54914BAB"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35" w:history="1">
            <w:r w:rsidR="00523B01" w:rsidRPr="00186064">
              <w:rPr>
                <w:rStyle w:val="Hyperlink"/>
                <w:noProof/>
              </w:rPr>
              <w:t>7.2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Test der (Hilfegesuche) als Gamification-Element im ALADIN-Framework</w:t>
            </w:r>
            <w:r w:rsidR="00523B01">
              <w:rPr>
                <w:noProof/>
                <w:webHidden/>
              </w:rPr>
              <w:tab/>
            </w:r>
            <w:r w:rsidR="00523B01">
              <w:rPr>
                <w:noProof/>
                <w:webHidden/>
              </w:rPr>
              <w:fldChar w:fldCharType="begin"/>
            </w:r>
            <w:r w:rsidR="00523B01">
              <w:rPr>
                <w:noProof/>
                <w:webHidden/>
              </w:rPr>
              <w:instrText xml:space="preserve"> PAGEREF _Toc138410035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0B16EE1C" w14:textId="4F07565B" w:rsidR="00523B01" w:rsidRDefault="004C4026">
          <w:pPr>
            <w:pStyle w:val="TOC3"/>
            <w:tabs>
              <w:tab w:val="left" w:pos="1320"/>
              <w:tab w:val="right" w:leader="dot" w:pos="8494"/>
            </w:tabs>
            <w:rPr>
              <w:rFonts w:asciiTheme="minorHAnsi" w:eastAsiaTheme="minorEastAsia" w:hAnsiTheme="minorHAnsi"/>
              <w:noProof/>
              <w:kern w:val="2"/>
              <w:sz w:val="22"/>
              <w:szCs w:val="22"/>
              <w:lang w:eastAsia="de-DE"/>
              <w14:ligatures w14:val="standardContextual"/>
            </w:rPr>
          </w:pPr>
          <w:hyperlink w:anchor="_Toc138410036" w:history="1">
            <w:r w:rsidR="00523B01" w:rsidRPr="00186064">
              <w:rPr>
                <w:rStyle w:val="Hyperlink"/>
                <w:noProof/>
              </w:rPr>
              <w:t>7.2.1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Testentwurf</w:t>
            </w:r>
            <w:r w:rsidR="00523B01">
              <w:rPr>
                <w:noProof/>
                <w:webHidden/>
              </w:rPr>
              <w:tab/>
            </w:r>
            <w:r w:rsidR="00523B01">
              <w:rPr>
                <w:noProof/>
                <w:webHidden/>
              </w:rPr>
              <w:fldChar w:fldCharType="begin"/>
            </w:r>
            <w:r w:rsidR="00523B01">
              <w:rPr>
                <w:noProof/>
                <w:webHidden/>
              </w:rPr>
              <w:instrText xml:space="preserve"> PAGEREF _Toc138410036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09B96D2F" w14:textId="04377291" w:rsidR="00523B01" w:rsidRDefault="004C4026">
          <w:pPr>
            <w:pStyle w:val="TOC3"/>
            <w:tabs>
              <w:tab w:val="left" w:pos="1320"/>
              <w:tab w:val="right" w:leader="dot" w:pos="8494"/>
            </w:tabs>
            <w:rPr>
              <w:rFonts w:asciiTheme="minorHAnsi" w:eastAsiaTheme="minorEastAsia" w:hAnsiTheme="minorHAnsi"/>
              <w:noProof/>
              <w:kern w:val="2"/>
              <w:sz w:val="22"/>
              <w:szCs w:val="22"/>
              <w:lang w:eastAsia="de-DE"/>
              <w14:ligatures w14:val="standardContextual"/>
            </w:rPr>
          </w:pPr>
          <w:hyperlink w:anchor="_Toc138410037" w:history="1">
            <w:r w:rsidR="00523B01" w:rsidRPr="00186064">
              <w:rPr>
                <w:rStyle w:val="Hyperlink"/>
                <w:noProof/>
              </w:rPr>
              <w:t>7.2.2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Testdurchführung (4)</w:t>
            </w:r>
            <w:r w:rsidR="00523B01">
              <w:rPr>
                <w:noProof/>
                <w:webHidden/>
              </w:rPr>
              <w:tab/>
            </w:r>
            <w:r w:rsidR="00523B01">
              <w:rPr>
                <w:noProof/>
                <w:webHidden/>
              </w:rPr>
              <w:fldChar w:fldCharType="begin"/>
            </w:r>
            <w:r w:rsidR="00523B01">
              <w:rPr>
                <w:noProof/>
                <w:webHidden/>
              </w:rPr>
              <w:instrText xml:space="preserve"> PAGEREF _Toc138410037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299E62B7" w14:textId="5E678FAD" w:rsidR="00523B01" w:rsidRDefault="004C4026">
          <w:pPr>
            <w:pStyle w:val="TOC3"/>
            <w:tabs>
              <w:tab w:val="left" w:pos="1320"/>
              <w:tab w:val="right" w:leader="dot" w:pos="8494"/>
            </w:tabs>
            <w:rPr>
              <w:rFonts w:asciiTheme="minorHAnsi" w:eastAsiaTheme="minorEastAsia" w:hAnsiTheme="minorHAnsi"/>
              <w:noProof/>
              <w:kern w:val="2"/>
              <w:sz w:val="22"/>
              <w:szCs w:val="22"/>
              <w:lang w:eastAsia="de-DE"/>
              <w14:ligatures w14:val="standardContextual"/>
            </w:rPr>
          </w:pPr>
          <w:hyperlink w:anchor="_Toc138410038" w:history="1">
            <w:r w:rsidR="00523B01" w:rsidRPr="00186064">
              <w:rPr>
                <w:rStyle w:val="Hyperlink"/>
                <w:noProof/>
              </w:rPr>
              <w:t>7.2.3</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Testauswertung (2)</w:t>
            </w:r>
            <w:r w:rsidR="00523B01">
              <w:rPr>
                <w:noProof/>
                <w:webHidden/>
              </w:rPr>
              <w:tab/>
            </w:r>
            <w:r w:rsidR="00523B01">
              <w:rPr>
                <w:noProof/>
                <w:webHidden/>
              </w:rPr>
              <w:fldChar w:fldCharType="begin"/>
            </w:r>
            <w:r w:rsidR="00523B01">
              <w:rPr>
                <w:noProof/>
                <w:webHidden/>
              </w:rPr>
              <w:instrText xml:space="preserve"> PAGEREF _Toc138410038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3C3DDAA0" w14:textId="014966AC" w:rsidR="00523B01" w:rsidRDefault="004C4026">
          <w:pPr>
            <w:pStyle w:val="TOC1"/>
            <w:tabs>
              <w:tab w:val="left" w:pos="440"/>
            </w:tabs>
            <w:rPr>
              <w:rFonts w:asciiTheme="minorHAnsi" w:eastAsiaTheme="minorEastAsia" w:hAnsiTheme="minorHAnsi"/>
              <w:noProof/>
              <w:kern w:val="2"/>
              <w:sz w:val="22"/>
              <w:szCs w:val="22"/>
              <w:lang w:eastAsia="de-DE"/>
              <w14:ligatures w14:val="standardContextual"/>
            </w:rPr>
          </w:pPr>
          <w:hyperlink w:anchor="_Toc138410039" w:history="1">
            <w:r w:rsidR="00523B01" w:rsidRPr="00186064">
              <w:rPr>
                <w:rStyle w:val="Hyperlink"/>
                <w:i/>
                <w:iCs/>
                <w:noProof/>
              </w:rPr>
              <w:t>8</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Fazit und Ausblick (1)</w:t>
            </w:r>
            <w:r w:rsidR="00523B01">
              <w:rPr>
                <w:noProof/>
                <w:webHidden/>
              </w:rPr>
              <w:tab/>
            </w:r>
            <w:r w:rsidR="00523B01">
              <w:rPr>
                <w:noProof/>
                <w:webHidden/>
              </w:rPr>
              <w:fldChar w:fldCharType="begin"/>
            </w:r>
            <w:r w:rsidR="00523B01">
              <w:rPr>
                <w:noProof/>
                <w:webHidden/>
              </w:rPr>
              <w:instrText xml:space="preserve"> PAGEREF _Toc138410039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2BF9054B" w14:textId="77EEBE1E"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40" w:history="1">
            <w:r w:rsidR="00523B01" w:rsidRPr="00186064">
              <w:rPr>
                <w:rStyle w:val="Hyperlink"/>
                <w:i/>
                <w:iCs/>
                <w:noProof/>
              </w:rPr>
              <w:t>8.1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i/>
                <w:iCs/>
                <w:noProof/>
              </w:rPr>
              <w:t>Zusammenfassung der Ergebnisse (0,5)</w:t>
            </w:r>
            <w:r w:rsidR="00523B01">
              <w:rPr>
                <w:noProof/>
                <w:webHidden/>
              </w:rPr>
              <w:tab/>
            </w:r>
            <w:r w:rsidR="00523B01">
              <w:rPr>
                <w:noProof/>
                <w:webHidden/>
              </w:rPr>
              <w:fldChar w:fldCharType="begin"/>
            </w:r>
            <w:r w:rsidR="00523B01">
              <w:rPr>
                <w:noProof/>
                <w:webHidden/>
              </w:rPr>
              <w:instrText xml:space="preserve"> PAGEREF _Toc138410040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0B4CC792" w14:textId="398036DD"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41" w:history="1">
            <w:r w:rsidR="00523B01" w:rsidRPr="00186064">
              <w:rPr>
                <w:rStyle w:val="Hyperlink"/>
                <w:i/>
                <w:iCs/>
                <w:noProof/>
              </w:rPr>
              <w:t>8.2</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i/>
                <w:iCs/>
                <w:noProof/>
              </w:rPr>
              <w:t>Implikation für die Praxis (0,5)</w:t>
            </w:r>
            <w:r w:rsidR="00523B01">
              <w:rPr>
                <w:noProof/>
                <w:webHidden/>
              </w:rPr>
              <w:tab/>
            </w:r>
            <w:r w:rsidR="00523B01">
              <w:rPr>
                <w:noProof/>
                <w:webHidden/>
              </w:rPr>
              <w:fldChar w:fldCharType="begin"/>
            </w:r>
            <w:r w:rsidR="00523B01">
              <w:rPr>
                <w:noProof/>
                <w:webHidden/>
              </w:rPr>
              <w:instrText xml:space="preserve"> PAGEREF _Toc138410041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1B90DDCB" w14:textId="63D28A2B"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42" w:history="1">
            <w:r w:rsidR="00523B01" w:rsidRPr="00186064">
              <w:rPr>
                <w:rStyle w:val="Hyperlink"/>
                <w:i/>
                <w:iCs/>
                <w:noProof/>
              </w:rPr>
              <w:t>8.3</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i/>
                <w:iCs/>
                <w:noProof/>
              </w:rPr>
              <w:t>Kritische Reflexion und Limitation der Arbeit (0,2)</w:t>
            </w:r>
            <w:r w:rsidR="00523B01">
              <w:rPr>
                <w:noProof/>
                <w:webHidden/>
              </w:rPr>
              <w:tab/>
            </w:r>
            <w:r w:rsidR="00523B01">
              <w:rPr>
                <w:noProof/>
                <w:webHidden/>
              </w:rPr>
              <w:fldChar w:fldCharType="begin"/>
            </w:r>
            <w:r w:rsidR="00523B01">
              <w:rPr>
                <w:noProof/>
                <w:webHidden/>
              </w:rPr>
              <w:instrText xml:space="preserve"> PAGEREF _Toc138410042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1F997F9A" w14:textId="166A22E9" w:rsidR="00523B01" w:rsidRDefault="004C4026">
          <w:pPr>
            <w:pStyle w:val="TOC2"/>
            <w:tabs>
              <w:tab w:val="left" w:pos="880"/>
              <w:tab w:val="right" w:leader="dot" w:pos="8494"/>
            </w:tabs>
            <w:rPr>
              <w:rFonts w:asciiTheme="minorHAnsi" w:eastAsiaTheme="minorEastAsia" w:hAnsiTheme="minorHAnsi"/>
              <w:noProof/>
              <w:kern w:val="2"/>
              <w:sz w:val="22"/>
              <w:szCs w:val="22"/>
              <w:lang w:eastAsia="de-DE"/>
              <w14:ligatures w14:val="standardContextual"/>
            </w:rPr>
          </w:pPr>
          <w:hyperlink w:anchor="_Toc138410043" w:history="1">
            <w:r w:rsidR="00523B01" w:rsidRPr="00186064">
              <w:rPr>
                <w:rStyle w:val="Hyperlink"/>
                <w:noProof/>
              </w:rPr>
              <w:t>8.4</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i/>
                <w:iCs/>
                <w:noProof/>
              </w:rPr>
              <w:t>Ausblick und zukünftige Forschungen</w:t>
            </w:r>
            <w:r w:rsidR="00523B01" w:rsidRPr="00186064">
              <w:rPr>
                <w:rStyle w:val="Hyperlink"/>
                <w:noProof/>
              </w:rPr>
              <w:t xml:space="preserve"> (0,2)</w:t>
            </w:r>
            <w:r w:rsidR="00523B01">
              <w:rPr>
                <w:noProof/>
                <w:webHidden/>
              </w:rPr>
              <w:tab/>
            </w:r>
            <w:r w:rsidR="00523B01">
              <w:rPr>
                <w:noProof/>
                <w:webHidden/>
              </w:rPr>
              <w:fldChar w:fldCharType="begin"/>
            </w:r>
            <w:r w:rsidR="00523B01">
              <w:rPr>
                <w:noProof/>
                <w:webHidden/>
              </w:rPr>
              <w:instrText xml:space="preserve"> PAGEREF _Toc138410043 \h </w:instrText>
            </w:r>
            <w:r w:rsidR="00523B01">
              <w:rPr>
                <w:noProof/>
                <w:webHidden/>
              </w:rPr>
            </w:r>
            <w:r w:rsidR="00523B01">
              <w:rPr>
                <w:noProof/>
                <w:webHidden/>
              </w:rPr>
              <w:fldChar w:fldCharType="separate"/>
            </w:r>
            <w:r w:rsidR="00F0296A">
              <w:rPr>
                <w:noProof/>
                <w:webHidden/>
              </w:rPr>
              <w:t>13</w:t>
            </w:r>
            <w:r w:rsidR="00523B01">
              <w:rPr>
                <w:noProof/>
                <w:webHidden/>
              </w:rPr>
              <w:fldChar w:fldCharType="end"/>
            </w:r>
          </w:hyperlink>
        </w:p>
        <w:p w14:paraId="5EC0FC07" w14:textId="60576263" w:rsidR="00523B01" w:rsidRDefault="004C4026">
          <w:pPr>
            <w:pStyle w:val="TOC1"/>
            <w:tabs>
              <w:tab w:val="left" w:pos="440"/>
            </w:tabs>
            <w:rPr>
              <w:rFonts w:asciiTheme="minorHAnsi" w:eastAsiaTheme="minorEastAsia" w:hAnsiTheme="minorHAnsi"/>
              <w:noProof/>
              <w:kern w:val="2"/>
              <w:sz w:val="22"/>
              <w:szCs w:val="22"/>
              <w:lang w:eastAsia="de-DE"/>
              <w14:ligatures w14:val="standardContextual"/>
            </w:rPr>
          </w:pPr>
          <w:hyperlink w:anchor="_Toc138410044" w:history="1">
            <w:r w:rsidR="00523B01" w:rsidRPr="00186064">
              <w:rPr>
                <w:rStyle w:val="Hyperlink"/>
                <w:noProof/>
              </w:rPr>
              <w:t>9</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Literaturverzeichnis</w:t>
            </w:r>
            <w:r w:rsidR="00523B01">
              <w:rPr>
                <w:noProof/>
                <w:webHidden/>
              </w:rPr>
              <w:tab/>
            </w:r>
            <w:r w:rsidR="00523B01">
              <w:rPr>
                <w:noProof/>
                <w:webHidden/>
              </w:rPr>
              <w:fldChar w:fldCharType="begin"/>
            </w:r>
            <w:r w:rsidR="00523B01">
              <w:rPr>
                <w:noProof/>
                <w:webHidden/>
              </w:rPr>
              <w:instrText xml:space="preserve"> PAGEREF _Toc138410044 \h </w:instrText>
            </w:r>
            <w:r w:rsidR="00523B01">
              <w:rPr>
                <w:noProof/>
                <w:webHidden/>
              </w:rPr>
            </w:r>
            <w:r w:rsidR="00523B01">
              <w:rPr>
                <w:noProof/>
                <w:webHidden/>
              </w:rPr>
              <w:fldChar w:fldCharType="separate"/>
            </w:r>
            <w:r w:rsidR="00F0296A">
              <w:rPr>
                <w:noProof/>
                <w:webHidden/>
              </w:rPr>
              <w:t>14</w:t>
            </w:r>
            <w:r w:rsidR="00523B01">
              <w:rPr>
                <w:noProof/>
                <w:webHidden/>
              </w:rPr>
              <w:fldChar w:fldCharType="end"/>
            </w:r>
          </w:hyperlink>
        </w:p>
        <w:p w14:paraId="2C918484" w14:textId="596EBB56" w:rsidR="00523B01" w:rsidRDefault="004C4026">
          <w:pPr>
            <w:pStyle w:val="TOC1"/>
            <w:tabs>
              <w:tab w:val="left" w:pos="660"/>
            </w:tabs>
            <w:rPr>
              <w:rFonts w:asciiTheme="minorHAnsi" w:eastAsiaTheme="minorEastAsia" w:hAnsiTheme="minorHAnsi"/>
              <w:noProof/>
              <w:kern w:val="2"/>
              <w:sz w:val="22"/>
              <w:szCs w:val="22"/>
              <w:lang w:eastAsia="de-DE"/>
              <w14:ligatures w14:val="standardContextual"/>
            </w:rPr>
          </w:pPr>
          <w:hyperlink w:anchor="_Toc138410045" w:history="1">
            <w:r w:rsidR="00523B01" w:rsidRPr="00186064">
              <w:rPr>
                <w:rStyle w:val="Hyperlink"/>
                <w:noProof/>
              </w:rPr>
              <w:t>10</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Eigenständigkeitserklärung</w:t>
            </w:r>
            <w:r w:rsidR="00523B01">
              <w:rPr>
                <w:noProof/>
                <w:webHidden/>
              </w:rPr>
              <w:tab/>
            </w:r>
            <w:r w:rsidR="00523B01">
              <w:rPr>
                <w:noProof/>
                <w:webHidden/>
              </w:rPr>
              <w:fldChar w:fldCharType="begin"/>
            </w:r>
            <w:r w:rsidR="00523B01">
              <w:rPr>
                <w:noProof/>
                <w:webHidden/>
              </w:rPr>
              <w:instrText xml:space="preserve"> PAGEREF _Toc138410045 \h </w:instrText>
            </w:r>
            <w:r w:rsidR="00523B01">
              <w:rPr>
                <w:noProof/>
                <w:webHidden/>
              </w:rPr>
            </w:r>
            <w:r w:rsidR="00523B01">
              <w:rPr>
                <w:noProof/>
                <w:webHidden/>
              </w:rPr>
              <w:fldChar w:fldCharType="separate"/>
            </w:r>
            <w:r w:rsidR="00F0296A">
              <w:rPr>
                <w:noProof/>
                <w:webHidden/>
              </w:rPr>
              <w:t>16</w:t>
            </w:r>
            <w:r w:rsidR="00523B01">
              <w:rPr>
                <w:noProof/>
                <w:webHidden/>
              </w:rPr>
              <w:fldChar w:fldCharType="end"/>
            </w:r>
          </w:hyperlink>
        </w:p>
        <w:p w14:paraId="65958BF9" w14:textId="457410E6" w:rsidR="00523B01" w:rsidRDefault="004C4026">
          <w:pPr>
            <w:pStyle w:val="TOC1"/>
            <w:tabs>
              <w:tab w:val="left" w:pos="660"/>
            </w:tabs>
            <w:rPr>
              <w:rFonts w:asciiTheme="minorHAnsi" w:eastAsiaTheme="minorEastAsia" w:hAnsiTheme="minorHAnsi"/>
              <w:noProof/>
              <w:kern w:val="2"/>
              <w:sz w:val="22"/>
              <w:szCs w:val="22"/>
              <w:lang w:eastAsia="de-DE"/>
              <w14:ligatures w14:val="standardContextual"/>
            </w:rPr>
          </w:pPr>
          <w:hyperlink w:anchor="_Toc138410046" w:history="1">
            <w:r w:rsidR="00523B01" w:rsidRPr="00186064">
              <w:rPr>
                <w:rStyle w:val="Hyperlink"/>
                <w:noProof/>
              </w:rPr>
              <w:t>11</w:t>
            </w:r>
            <w:r w:rsidR="00523B01">
              <w:rPr>
                <w:rFonts w:asciiTheme="minorHAnsi" w:eastAsiaTheme="minorEastAsia" w:hAnsiTheme="minorHAnsi"/>
                <w:noProof/>
                <w:kern w:val="2"/>
                <w:sz w:val="22"/>
                <w:szCs w:val="22"/>
                <w:lang w:eastAsia="de-DE"/>
                <w14:ligatures w14:val="standardContextual"/>
              </w:rPr>
              <w:tab/>
            </w:r>
            <w:r w:rsidR="00523B01" w:rsidRPr="00186064">
              <w:rPr>
                <w:rStyle w:val="Hyperlink"/>
                <w:noProof/>
              </w:rPr>
              <w:t>Anhang</w:t>
            </w:r>
            <w:r w:rsidR="00523B01">
              <w:rPr>
                <w:noProof/>
                <w:webHidden/>
              </w:rPr>
              <w:tab/>
            </w:r>
            <w:r w:rsidR="00523B01">
              <w:rPr>
                <w:noProof/>
                <w:webHidden/>
              </w:rPr>
              <w:fldChar w:fldCharType="begin"/>
            </w:r>
            <w:r w:rsidR="00523B01">
              <w:rPr>
                <w:noProof/>
                <w:webHidden/>
              </w:rPr>
              <w:instrText xml:space="preserve"> PAGEREF _Toc138410046 \h </w:instrText>
            </w:r>
            <w:r w:rsidR="00523B01">
              <w:rPr>
                <w:noProof/>
                <w:webHidden/>
              </w:rPr>
            </w:r>
            <w:r w:rsidR="00523B01">
              <w:rPr>
                <w:noProof/>
                <w:webHidden/>
              </w:rPr>
              <w:fldChar w:fldCharType="separate"/>
            </w:r>
            <w:r w:rsidR="00F0296A">
              <w:rPr>
                <w:noProof/>
                <w:webHidden/>
              </w:rPr>
              <w:t>17</w:t>
            </w:r>
            <w:r w:rsidR="00523B01">
              <w:rPr>
                <w:noProof/>
                <w:webHidden/>
              </w:rPr>
              <w:fldChar w:fldCharType="end"/>
            </w:r>
          </w:hyperlink>
        </w:p>
        <w:p w14:paraId="487AB11D" w14:textId="3527CF5C" w:rsidR="003856CA" w:rsidRDefault="00A8332E" w:rsidP="001C38F8">
          <w:pPr>
            <w:jc w:val="both"/>
            <w:rPr>
              <w:rFonts w:cs="Times New Roman"/>
              <w:bCs/>
            </w:rPr>
          </w:pPr>
          <w:r w:rsidRPr="001C38F8">
            <w:rPr>
              <w:rFonts w:cs="Times New Roman"/>
              <w:b/>
              <w:bCs/>
            </w:rPr>
            <w:fldChar w:fldCharType="end"/>
          </w:r>
        </w:p>
      </w:sdtContent>
    </w:sdt>
    <w:p w14:paraId="50DE32B9" w14:textId="77777777" w:rsidR="003856CA" w:rsidRDefault="003856CA">
      <w:pPr>
        <w:widowControl/>
        <w:spacing w:before="0" w:after="160" w:line="259" w:lineRule="auto"/>
        <w:rPr>
          <w:rFonts w:cs="Times New Roman"/>
          <w:bCs/>
        </w:rPr>
      </w:pPr>
      <w:r>
        <w:rPr>
          <w:rFonts w:cs="Times New Roman"/>
          <w:bCs/>
        </w:rPr>
        <w:br w:type="page"/>
      </w:r>
    </w:p>
    <w:p w14:paraId="15FC800E" w14:textId="0E37D66D" w:rsidR="00A8332E" w:rsidRPr="00F139C1" w:rsidRDefault="003856CA" w:rsidP="001C38F8">
      <w:pPr>
        <w:jc w:val="both"/>
        <w:rPr>
          <w:rFonts w:cs="Times New Roman"/>
          <w:sz w:val="32"/>
          <w:szCs w:val="32"/>
          <w:lang w:val="en-US"/>
        </w:rPr>
      </w:pPr>
      <w:r w:rsidRPr="00F139C1">
        <w:rPr>
          <w:rFonts w:cs="Times New Roman"/>
          <w:sz w:val="32"/>
          <w:szCs w:val="32"/>
          <w:lang w:val="en-US"/>
        </w:rPr>
        <w:lastRenderedPageBreak/>
        <w:t>Abbildungsverzeichnis</w:t>
      </w:r>
    </w:p>
    <w:p w14:paraId="26C0E620" w14:textId="32DBB816" w:rsidR="00844DD2" w:rsidRDefault="00866DB7">
      <w:pPr>
        <w:pStyle w:val="TableofFigures"/>
        <w:tabs>
          <w:tab w:val="right" w:leader="dot" w:pos="8494"/>
        </w:tabs>
        <w:rPr>
          <w:noProof/>
        </w:rPr>
      </w:pPr>
      <w:r>
        <w:rPr>
          <w:rFonts w:cs="Times New Roman"/>
        </w:rPr>
        <w:fldChar w:fldCharType="begin"/>
      </w:r>
      <w:r w:rsidRPr="00866DB7">
        <w:rPr>
          <w:rFonts w:cs="Times New Roman"/>
          <w:lang w:val="en-US"/>
        </w:rPr>
        <w:instrText xml:space="preserve"> TOC \h \z \c "Abbildung" </w:instrText>
      </w:r>
      <w:r>
        <w:rPr>
          <w:rFonts w:cs="Times New Roman"/>
        </w:rPr>
        <w:fldChar w:fldCharType="separate"/>
      </w:r>
      <w:hyperlink w:anchor="_Toc140954446" w:history="1">
        <w:r w:rsidR="00844DD2" w:rsidRPr="0043317B">
          <w:rPr>
            <w:rStyle w:val="Hyperlink"/>
            <w:noProof/>
          </w:rPr>
          <w:t>Abbildung 1: Selbstbestimmungstheorie nach Deci &amp; Ryan (https://teuflsblog.files.wordpress.com/2021/04/image-1.png)</w:t>
        </w:r>
        <w:r w:rsidR="00844DD2">
          <w:rPr>
            <w:noProof/>
            <w:webHidden/>
          </w:rPr>
          <w:tab/>
        </w:r>
        <w:r w:rsidR="00844DD2">
          <w:rPr>
            <w:noProof/>
            <w:webHidden/>
          </w:rPr>
          <w:fldChar w:fldCharType="begin"/>
        </w:r>
        <w:r w:rsidR="00844DD2">
          <w:rPr>
            <w:noProof/>
            <w:webHidden/>
          </w:rPr>
          <w:instrText xml:space="preserve"> PAGEREF _Toc140954446 \h </w:instrText>
        </w:r>
        <w:r w:rsidR="00844DD2">
          <w:rPr>
            <w:noProof/>
            <w:webHidden/>
          </w:rPr>
        </w:r>
        <w:r w:rsidR="00844DD2">
          <w:rPr>
            <w:noProof/>
            <w:webHidden/>
          </w:rPr>
          <w:fldChar w:fldCharType="separate"/>
        </w:r>
        <w:r w:rsidR="00844DD2">
          <w:rPr>
            <w:noProof/>
            <w:webHidden/>
          </w:rPr>
          <w:t>4</w:t>
        </w:r>
        <w:r w:rsidR="00844DD2">
          <w:rPr>
            <w:noProof/>
            <w:webHidden/>
          </w:rPr>
          <w:fldChar w:fldCharType="end"/>
        </w:r>
      </w:hyperlink>
    </w:p>
    <w:p w14:paraId="1BC1B4EB" w14:textId="51491F75" w:rsidR="003856CA" w:rsidRPr="00866DB7" w:rsidRDefault="00866DB7" w:rsidP="001C38F8">
      <w:pPr>
        <w:jc w:val="both"/>
        <w:rPr>
          <w:rFonts w:cs="Times New Roman"/>
          <w:lang w:val="en-US"/>
        </w:rPr>
      </w:pPr>
      <w:r>
        <w:rPr>
          <w:rFonts w:cs="Times New Roman"/>
        </w:rPr>
        <w:fldChar w:fldCharType="end"/>
      </w:r>
    </w:p>
    <w:p w14:paraId="60075729" w14:textId="77777777" w:rsidR="00F97B07" w:rsidRDefault="00F97B07" w:rsidP="00F97B07">
      <w:pPr>
        <w:jc w:val="both"/>
        <w:rPr>
          <w:rFonts w:cs="Times New Roman"/>
          <w:sz w:val="32"/>
          <w:szCs w:val="32"/>
          <w:lang w:val="en-US"/>
        </w:rPr>
      </w:pPr>
      <w:r w:rsidRPr="00F97B07">
        <w:rPr>
          <w:rFonts w:cs="Times New Roman"/>
          <w:sz w:val="32"/>
          <w:szCs w:val="32"/>
          <w:lang w:val="en-US"/>
        </w:rPr>
        <w:t>Tabellenverzeichnis</w:t>
      </w:r>
    </w:p>
    <w:p w14:paraId="188A6238" w14:textId="12EC6B6A" w:rsidR="009F6146" w:rsidRDefault="00844DD2">
      <w:pPr>
        <w:pStyle w:val="TableofFigures"/>
        <w:tabs>
          <w:tab w:val="right" w:leader="dot" w:pos="8494"/>
        </w:tabs>
        <w:rPr>
          <w:rFonts w:asciiTheme="minorHAnsi" w:eastAsiaTheme="minorEastAsia" w:hAnsiTheme="minorHAnsi"/>
          <w:noProof/>
          <w:kern w:val="2"/>
          <w:sz w:val="22"/>
          <w:szCs w:val="22"/>
          <w:lang w:eastAsia="de-DE"/>
          <w14:ligatures w14:val="standardContextual"/>
        </w:rPr>
      </w:pPr>
      <w:r>
        <w:rPr>
          <w:rFonts w:cs="Times New Roman"/>
          <w:sz w:val="32"/>
          <w:szCs w:val="32"/>
          <w:lang w:val="en-US"/>
        </w:rPr>
        <w:fldChar w:fldCharType="begin"/>
      </w:r>
      <w:r>
        <w:rPr>
          <w:rFonts w:cs="Times New Roman"/>
          <w:sz w:val="32"/>
          <w:szCs w:val="32"/>
          <w:lang w:val="en-US"/>
        </w:rPr>
        <w:instrText xml:space="preserve"> TOC \h \z \c "Tabelle" </w:instrText>
      </w:r>
      <w:r>
        <w:rPr>
          <w:rFonts w:cs="Times New Roman"/>
          <w:sz w:val="32"/>
          <w:szCs w:val="32"/>
          <w:lang w:val="en-US"/>
        </w:rPr>
        <w:fldChar w:fldCharType="separate"/>
      </w:r>
      <w:hyperlink w:anchor="_Toc140954660" w:history="1">
        <w:r w:rsidR="009F6146" w:rsidRPr="00C43646">
          <w:rPr>
            <w:rStyle w:val="Hyperlink"/>
            <w:noProof/>
          </w:rPr>
          <w:t>Tabelle 1: Spiel-Design-Elemente, deren ausgelöste Mechanismen und die hierdurch erfüllten psychologischen Grundbedürfnisse (Sailer, 2016)</w:t>
        </w:r>
        <w:r w:rsidR="009F6146">
          <w:rPr>
            <w:noProof/>
            <w:webHidden/>
          </w:rPr>
          <w:tab/>
        </w:r>
        <w:r w:rsidR="009F6146">
          <w:rPr>
            <w:noProof/>
            <w:webHidden/>
          </w:rPr>
          <w:fldChar w:fldCharType="begin"/>
        </w:r>
        <w:r w:rsidR="009F6146">
          <w:rPr>
            <w:noProof/>
            <w:webHidden/>
          </w:rPr>
          <w:instrText xml:space="preserve"> PAGEREF _Toc140954660 \h </w:instrText>
        </w:r>
        <w:r w:rsidR="009F6146">
          <w:rPr>
            <w:noProof/>
            <w:webHidden/>
          </w:rPr>
        </w:r>
        <w:r w:rsidR="009F6146">
          <w:rPr>
            <w:noProof/>
            <w:webHidden/>
          </w:rPr>
          <w:fldChar w:fldCharType="separate"/>
        </w:r>
        <w:r w:rsidR="009F6146">
          <w:rPr>
            <w:noProof/>
            <w:webHidden/>
          </w:rPr>
          <w:t>4</w:t>
        </w:r>
        <w:r w:rsidR="009F6146">
          <w:rPr>
            <w:noProof/>
            <w:webHidden/>
          </w:rPr>
          <w:fldChar w:fldCharType="end"/>
        </w:r>
      </w:hyperlink>
    </w:p>
    <w:p w14:paraId="14A7A846" w14:textId="0FE6CED2" w:rsidR="00F97B07" w:rsidRPr="00F97B07" w:rsidRDefault="00844DD2" w:rsidP="00F97B07">
      <w:pPr>
        <w:jc w:val="both"/>
        <w:rPr>
          <w:rFonts w:cs="Times New Roman"/>
          <w:sz w:val="32"/>
          <w:szCs w:val="32"/>
          <w:lang w:val="en-US"/>
        </w:rPr>
      </w:pPr>
      <w:r>
        <w:rPr>
          <w:rFonts w:cs="Times New Roman"/>
          <w:sz w:val="32"/>
          <w:szCs w:val="32"/>
          <w:lang w:val="en-US"/>
        </w:rPr>
        <w:fldChar w:fldCharType="end"/>
      </w:r>
      <w:r w:rsidR="00F97B07" w:rsidRPr="00F97B07">
        <w:rPr>
          <w:rFonts w:cs="Times New Roman"/>
          <w:sz w:val="32"/>
          <w:szCs w:val="32"/>
          <w:lang w:val="en-US"/>
        </w:rPr>
        <w:t>Abkürzungsverzeichnis</w:t>
      </w:r>
    </w:p>
    <w:p w14:paraId="06F156B6" w14:textId="77777777" w:rsidR="00F97B07" w:rsidRDefault="00F97B07" w:rsidP="001C38F8">
      <w:pPr>
        <w:widowControl/>
        <w:spacing w:before="0" w:after="160" w:line="259" w:lineRule="auto"/>
        <w:jc w:val="both"/>
        <w:rPr>
          <w:rFonts w:eastAsiaTheme="majorEastAsia" w:cs="Times New Roman"/>
          <w:b/>
          <w:sz w:val="30"/>
          <w:szCs w:val="32"/>
          <w:lang w:val="en-US"/>
        </w:rPr>
      </w:pPr>
    </w:p>
    <w:p w14:paraId="1EEE0C8B" w14:textId="77777777" w:rsidR="00F97B07" w:rsidRDefault="00F97B07" w:rsidP="001C38F8">
      <w:pPr>
        <w:widowControl/>
        <w:spacing w:before="0" w:after="160" w:line="259" w:lineRule="auto"/>
        <w:jc w:val="both"/>
        <w:rPr>
          <w:rFonts w:eastAsiaTheme="majorEastAsia" w:cs="Times New Roman"/>
          <w:b/>
          <w:sz w:val="30"/>
          <w:szCs w:val="32"/>
          <w:lang w:val="en-US"/>
        </w:rPr>
        <w:sectPr w:rsidR="00F97B07" w:rsidSect="00C9237D">
          <w:headerReference w:type="default" r:id="rId8"/>
          <w:headerReference w:type="first" r:id="rId9"/>
          <w:pgSz w:w="11906" w:h="16838" w:code="9"/>
          <w:pgMar w:top="1701" w:right="1134" w:bottom="1701" w:left="2268" w:header="709" w:footer="709" w:gutter="0"/>
          <w:pgNumType w:start="1"/>
          <w:cols w:space="708"/>
          <w:titlePg/>
          <w:docGrid w:linePitch="360"/>
        </w:sectPr>
      </w:pPr>
    </w:p>
    <w:p w14:paraId="26C43392" w14:textId="1FFF52E0" w:rsidR="006A5BC9" w:rsidRPr="006A5BC9" w:rsidRDefault="00BF1CFB" w:rsidP="00D57A27">
      <w:pPr>
        <w:pStyle w:val="Heading1"/>
      </w:pPr>
      <w:bookmarkStart w:id="0" w:name="_Toc138410001"/>
      <w:r>
        <w:lastRenderedPageBreak/>
        <w:t>Einleitung</w:t>
      </w:r>
      <w:bookmarkEnd w:id="0"/>
    </w:p>
    <w:p w14:paraId="1D397CBA" w14:textId="7AA470F4" w:rsidR="00353451" w:rsidRDefault="000E7615" w:rsidP="00353451">
      <w:pPr>
        <w:pStyle w:val="Heading2"/>
      </w:pPr>
      <w:bookmarkStart w:id="1" w:name="_Toc138410002"/>
      <w:r>
        <w:t xml:space="preserve">Motivation - </w:t>
      </w:r>
      <w:r w:rsidR="00353451">
        <w:t>Problemstellung und Forschungsfrage</w:t>
      </w:r>
      <w:bookmarkEnd w:id="1"/>
    </w:p>
    <w:p w14:paraId="5C5F101F" w14:textId="0C24BE20" w:rsidR="00786EB4" w:rsidRDefault="00786EB4" w:rsidP="00786EB4">
      <w:r>
        <w:t xml:space="preserve">Die rasante Entwicklung digitaler Technologien </w:t>
      </w:r>
      <w:r w:rsidR="006D52D9">
        <w:t xml:space="preserve">und die plötzliche </w:t>
      </w:r>
      <w:r w:rsidR="002A319A">
        <w:t xml:space="preserve">Corona-Pandemie </w:t>
      </w:r>
      <w:r>
        <w:t xml:space="preserve">hat einen signifikanten Einfluss auf die Bildungslandschaft weltweit gehabt. </w:t>
      </w:r>
      <w:sdt>
        <w:sdtPr>
          <w:id w:val="877360627"/>
          <w:citation/>
        </w:sdtPr>
        <w:sdtEndPr/>
        <w:sdtContent>
          <w:r w:rsidR="00E20C9F">
            <w:fldChar w:fldCharType="begin"/>
          </w:r>
          <w:r w:rsidR="00362738">
            <w:instrText xml:space="preserve">CITATION Wil21 \p 10-13 \l 1033 </w:instrText>
          </w:r>
          <w:r w:rsidR="00E20C9F">
            <w:fldChar w:fldCharType="separate"/>
          </w:r>
          <w:r w:rsidR="00452D63" w:rsidRPr="00452D63">
            <w:rPr>
              <w:noProof/>
            </w:rPr>
            <w:t>(Wilmers, et al., 2021, pp. 10-13)</w:t>
          </w:r>
          <w:r w:rsidR="00E20C9F">
            <w:fldChar w:fldCharType="end"/>
          </w:r>
        </w:sdtContent>
      </w:sdt>
      <w:r w:rsidR="00E20C9F">
        <w:t xml:space="preserve"> </w:t>
      </w:r>
      <w:r w:rsidR="009D23E4">
        <w:t xml:space="preserve">Zentrale </w:t>
      </w:r>
      <w:r>
        <w:t xml:space="preserve">Lernplattformen </w:t>
      </w:r>
      <w:r w:rsidR="00487E9D">
        <w:t>sind aus dem heutigen</w:t>
      </w:r>
      <w:r>
        <w:t xml:space="preserve"> Bildungsprozesses </w:t>
      </w:r>
      <w:r w:rsidR="00487E9D">
        <w:t>nicht mehr wegzudenken</w:t>
      </w:r>
      <w:r>
        <w:t xml:space="preserve"> und bieten den Lernenden eine Vielzahl von Möglichkeiten, ihre Kenntnisse und Fähigkeiten zu erweitern. </w:t>
      </w:r>
      <w:r w:rsidR="00E56F55">
        <w:t>Zusätzlich</w:t>
      </w:r>
      <w:r w:rsidR="009C43DC">
        <w:t xml:space="preserve"> bieten </w:t>
      </w:r>
      <w:r w:rsidR="009F32FD">
        <w:t>sie</w:t>
      </w:r>
      <w:r w:rsidR="009C43DC">
        <w:t xml:space="preserve"> den Lehrenden eine Möglichkeit die Studierenden besser in den Prozess einzubinden. </w:t>
      </w:r>
      <w:r>
        <w:t xml:space="preserve">Eine der Herausforderungen, </w:t>
      </w:r>
      <w:r w:rsidR="0031308D">
        <w:t>für</w:t>
      </w:r>
      <w:r>
        <w:t xml:space="preserve"> Bildungseinrichtungen, besteht darin, die Lernmotivation der Studierenden aufrechtzuerhalten und ihre aktive Teilnahme am Lernprozess </w:t>
      </w:r>
      <w:r w:rsidR="008B03D9">
        <w:t>zu steigern</w:t>
      </w:r>
      <w:r>
        <w:t>. In diesem Zusammenhang hat die Gamification als vielversprechender Ansatz große Aufmerksamkeit erlangt. Durch die Integration von spielerischen Elementen in Bildungsplattformen können Studierende motiviert werden, ihr Engagement und ihre Leistung zu steigern</w:t>
      </w:r>
      <w:r w:rsidR="002F0F79">
        <w:t xml:space="preserve"> </w:t>
      </w:r>
      <w:sdt>
        <w:sdtPr>
          <w:id w:val="-1215033689"/>
          <w:citation/>
        </w:sdtPr>
        <w:sdtEndPr/>
        <w:sdtContent>
          <w:r w:rsidR="002F0F79">
            <w:fldChar w:fldCharType="begin"/>
          </w:r>
          <w:r w:rsidR="00D02537">
            <w:instrText xml:space="preserve">CITATION Paw17 \l 1033 </w:instrText>
          </w:r>
          <w:r w:rsidR="002F0F79">
            <w:fldChar w:fldCharType="separate"/>
          </w:r>
          <w:r w:rsidR="00452D63" w:rsidRPr="00452D63">
            <w:rPr>
              <w:noProof/>
            </w:rPr>
            <w:t>(Pawelka, et al., 2017)</w:t>
          </w:r>
          <w:r w:rsidR="002F0F79">
            <w:fldChar w:fldCharType="end"/>
          </w:r>
        </w:sdtContent>
      </w:sdt>
      <w:r w:rsidR="002F0F79">
        <w:t>.</w:t>
      </w:r>
    </w:p>
    <w:p w14:paraId="574315A9" w14:textId="4D895E36" w:rsidR="002976DA" w:rsidRDefault="002976DA" w:rsidP="00C1696D">
      <w:r w:rsidRPr="002976DA">
        <w:t xml:space="preserve">Gerade wegen der vielversprechenden Potenziale von Gamification in der Bildung möchte ich die konkrete Entwicklung und Implementierung von Gamification-Elementen in der Lernplattform ALADIN darstellen. Obwohl Gamification als ein vielversprechender Ansatz zur Steigerung der Lernmotivation und des Lernverhaltens gilt, gibt es immer noch eine begrenzte Anzahl von Studien, die sich mit der praktischen Umsetzung in Bildungskontexten befassen. Insbesondere fehlt es an umfassenden Untersuchungen, die den gesamten Prozess der Entwicklung, die spezifischen Elemente und ihre Auswirkungen auf die Studierenden umfassend analysieren. </w:t>
      </w:r>
      <w:r w:rsidR="001209AA" w:rsidRPr="00EB0D0C">
        <w:rPr>
          <w:rStyle w:val="AdditionalInformation"/>
        </w:rPr>
        <w:t>(Schwer eine Quelle zu finden, dass es etwas nicht gibt)</w:t>
      </w:r>
    </w:p>
    <w:p w14:paraId="7699BA06" w14:textId="77777777" w:rsidR="00B65A2B" w:rsidRDefault="005E5B72" w:rsidP="00786EB4">
      <w:r w:rsidRPr="005E5B72">
        <w:t xml:space="preserve">In dieser Bachelorarbeit liegt der Fokus daher auf der exemplarischen Entwicklung von Gamification-Elementen in der Lernplattform ALADIN. </w:t>
      </w:r>
      <w:r w:rsidR="002F14F1">
        <w:t>Dadurch untersuchen wir</w:t>
      </w:r>
      <w:r w:rsidR="00786EB4" w:rsidRPr="005E5B72">
        <w:t xml:space="preserve">, </w:t>
      </w:r>
      <w:r w:rsidR="005D0896">
        <w:t>welche Ansätze</w:t>
      </w:r>
      <w:r w:rsidR="00A57C26">
        <w:t xml:space="preserve">, </w:t>
      </w:r>
      <w:r w:rsidR="005D0896">
        <w:t>sich für</w:t>
      </w:r>
      <w:r w:rsidR="00A57C26">
        <w:t xml:space="preserve"> die Implementierung</w:t>
      </w:r>
      <w:r w:rsidR="004D0989">
        <w:t xml:space="preserve"> dieser</w:t>
      </w:r>
      <w:r w:rsidR="00786EB4" w:rsidRPr="005E5B72">
        <w:t xml:space="preserve"> Elemente </w:t>
      </w:r>
      <w:r w:rsidR="004D0989">
        <w:t>eignen.</w:t>
      </w:r>
    </w:p>
    <w:p w14:paraId="13F7B9AC" w14:textId="0D8B99FF" w:rsidR="00812DCD" w:rsidRDefault="00786EB4" w:rsidP="00786EB4">
      <w:r w:rsidRPr="005E5B72">
        <w:t xml:space="preserve">Die zentrale Forschungsfrage dieser Arbeit lautet daher: </w:t>
      </w:r>
      <w:r w:rsidR="0038567A" w:rsidRPr="005E5B72">
        <w:t>„</w:t>
      </w:r>
      <w:r w:rsidR="00157D0F" w:rsidRPr="00157D0F">
        <w:t xml:space="preserve">In welcher Weise können gamifizierte Elemente in der Lernplattform ALADIN erfolgreich entwickelt und implementiert werden, um die Lernmotivation und das Lernverhalten der Studierenden </w:t>
      </w:r>
      <w:r w:rsidR="00157D0F" w:rsidRPr="00157D0F">
        <w:lastRenderedPageBreak/>
        <w:t>nachhaltig zu verbessern?</w:t>
      </w:r>
      <w:r w:rsidR="0038567A">
        <w:t>“</w:t>
      </w:r>
      <w:r>
        <w:t xml:space="preserve"> </w:t>
      </w:r>
      <w:r w:rsidR="00AD08BD" w:rsidRPr="00AD08BD">
        <w:t xml:space="preserve">Die Beantwortung dieser Forschungsfrage wird es ermöglichen, spezifische Ansätze und Strategien zu identifizieren, die sich für die erfolgreiche Entwicklung und Implementierung von Gamification-Elementen in </w:t>
      </w:r>
      <w:r w:rsidR="00E41640">
        <w:t>Lernplattformen</w:t>
      </w:r>
      <w:r w:rsidR="00AD08BD" w:rsidRPr="00AD08BD">
        <w:t xml:space="preserve"> eignen. Durch das Verständnis der effektivsten Vorgehensweisen können Bildungseinrichtungen gezielt auf die Bedürfnisse der Lernenden eingehen und ihre Lernplattformen optimieren, um eine nachhaltige Verbesserung der Lernmotivation und des Lernverhaltens zu erreichen.</w:t>
      </w:r>
    </w:p>
    <w:p w14:paraId="60668566" w14:textId="51ABE3CF" w:rsidR="00221BF5" w:rsidRDefault="00353451" w:rsidP="00EF211D">
      <w:pPr>
        <w:pStyle w:val="Heading2"/>
      </w:pPr>
      <w:bookmarkStart w:id="2" w:name="_Toc138410003"/>
      <w:r>
        <w:t>Zielsetzung</w:t>
      </w:r>
      <w:bookmarkEnd w:id="2"/>
    </w:p>
    <w:p w14:paraId="52BA91E0" w14:textId="27ECF43F" w:rsidR="0091411B" w:rsidRDefault="0091411B" w:rsidP="00EF211D">
      <w:pPr>
        <w:rPr>
          <w:rStyle w:val="AdditionalInformation"/>
        </w:rPr>
      </w:pPr>
      <w:r w:rsidRPr="0091411B">
        <w:t xml:space="preserve">Die Zielsetzung von ALADIN geht über die Funktion einer herkömmlichen Lernplattform hinaus. Als innovatives Framework bietet ALADIN nicht nur eine Plattform zum Lernen, sondern generiert auch zufallsbasierte Aufgaben und Lösungshilfen. </w:t>
      </w:r>
      <w:r w:rsidR="00E12D09">
        <w:t xml:space="preserve">Um </w:t>
      </w:r>
      <w:r w:rsidR="000603BC">
        <w:t xml:space="preserve">die Lernumgebung noch nachhaltiger und effektiver </w:t>
      </w:r>
      <w:r w:rsidR="00205A20">
        <w:t xml:space="preserve">zu gestalten, sollen verschiedene Gamification-Elemente </w:t>
      </w:r>
      <w:r w:rsidR="00FA6ABF">
        <w:t xml:space="preserve">entwickelt werden. Diese sollen den Lernprozess, durch Motivation der Lernenden, optimieren. Zu beachten ist allerding, dass die Gamification-Elemente nicht </w:t>
      </w:r>
      <w:r w:rsidR="004D5A16">
        <w:t>fest auf bestimmte</w:t>
      </w:r>
      <w:r w:rsidR="000E21AD">
        <w:t xml:space="preserve"> Aufgaben, wie </w:t>
      </w:r>
      <w:r w:rsidR="00494A30">
        <w:t>dem Definieren</w:t>
      </w:r>
      <w:r w:rsidR="002C4F11">
        <w:t xml:space="preserve"> von SQL-Statements</w:t>
      </w:r>
      <w:r w:rsidR="00956B73">
        <w:t xml:space="preserve">, zugeschnitten werden sollen, sondern deklarativ an dahinter liegende </w:t>
      </w:r>
      <w:r w:rsidR="0088394F">
        <w:t>Basiselemente</w:t>
      </w:r>
      <w:r w:rsidR="00494A30">
        <w:t xml:space="preserve"> geknüpft werden. </w:t>
      </w:r>
      <w:r w:rsidR="00564365">
        <w:rPr>
          <w:rStyle w:val="AdditionalInformation"/>
        </w:rPr>
        <w:t>(</w:t>
      </w:r>
      <w:r w:rsidR="00EB0D0C">
        <w:rPr>
          <w:rStyle w:val="AdditionalInformation"/>
        </w:rPr>
        <w:t>Matritzen – Matrizenmultiplikation)</w:t>
      </w:r>
    </w:p>
    <w:p w14:paraId="13A5137C" w14:textId="636B0888" w:rsidR="00394800" w:rsidRDefault="00E0743C" w:rsidP="0018015C">
      <w:r>
        <w:t xml:space="preserve">Die Implementierung dieser flexiblen Gamification-Elemente erfordert </w:t>
      </w:r>
      <w:r w:rsidR="0018015C">
        <w:t>zusätzlich</w:t>
      </w:r>
      <w:r>
        <w:t xml:space="preserve"> ein</w:t>
      </w:r>
      <w:r w:rsidR="002A57FB">
        <w:t xml:space="preserve">en sehr generischen Ansatz und </w:t>
      </w:r>
      <w:r>
        <w:t xml:space="preserve">fundiertes Verständnis der dahinterliegenden Techniken. </w:t>
      </w:r>
      <w:r w:rsidR="009A621F">
        <w:t xml:space="preserve">Nur dadurch kann eine geringe Kopplung der Elemente an </w:t>
      </w:r>
      <w:r w:rsidR="00012336">
        <w:t xml:space="preserve">die verschiedenen Aufgabentypen gewährleistet werden. </w:t>
      </w:r>
      <w:r>
        <w:t>Dazu gehören beispielsweise Algorithmen zur Bewertung von Leistungen, Belohnungssysteme und Fortschrittsverfolgung.</w:t>
      </w:r>
    </w:p>
    <w:p w14:paraId="618945D4" w14:textId="78BAB5EB" w:rsidR="00353451" w:rsidRDefault="00353451" w:rsidP="00353451">
      <w:pPr>
        <w:pStyle w:val="Heading2"/>
      </w:pPr>
      <w:bookmarkStart w:id="3" w:name="_Toc138410004"/>
      <w:r>
        <w:t>Forschungsmethoden</w:t>
      </w:r>
      <w:r w:rsidR="00225AAD">
        <w:t xml:space="preserve"> </w:t>
      </w:r>
      <w:r w:rsidR="00D271BD">
        <w:t xml:space="preserve">und </w:t>
      </w:r>
      <w:r w:rsidR="003D3654">
        <w:t>Vorgehensweise</w:t>
      </w:r>
      <w:bookmarkEnd w:id="3"/>
    </w:p>
    <w:p w14:paraId="10DBEB0F" w14:textId="71471347" w:rsidR="009B63DB" w:rsidRDefault="00915441" w:rsidP="009B63DB">
      <w:r>
        <w:t xml:space="preserve">In meiner Arbeit werde ich zuerst </w:t>
      </w:r>
      <w:r w:rsidR="00B47180">
        <w:t xml:space="preserve">auf den theoretischen Rahmen von Gamification eingehen, hierbei werde ich </w:t>
      </w:r>
      <w:r w:rsidR="009F65C1">
        <w:t xml:space="preserve">bereits vorhandene Erkenntnisse analysieren und </w:t>
      </w:r>
      <w:r w:rsidR="00AA25CD">
        <w:t xml:space="preserve">den aktuellen Stand der Forschung erläutern. </w:t>
      </w:r>
      <w:r w:rsidR="00F3122C">
        <w:t xml:space="preserve">Dadurch möchte ich mich vertraut mit verschiedenen Konzepten und Theorien </w:t>
      </w:r>
      <w:r w:rsidR="00C47DD4">
        <w:t>zur Gamification machen.</w:t>
      </w:r>
    </w:p>
    <w:p w14:paraId="04100F3B" w14:textId="04C3E6EF" w:rsidR="00FF1B7D" w:rsidRDefault="00C47DD4" w:rsidP="00FF1B7D">
      <w:r>
        <w:t xml:space="preserve">Außerdem möchte ich mit einer Fallstudie </w:t>
      </w:r>
      <w:r w:rsidR="005C2E6D">
        <w:t>die konkrete Implementierung von gamifizierenden Elementen in ALADIN untersuchen.</w:t>
      </w:r>
      <w:r w:rsidR="004D554A">
        <w:t xml:space="preserve"> </w:t>
      </w:r>
      <w:r w:rsidR="003B76E7">
        <w:t>Hierbei werde ich Gamification-</w:t>
      </w:r>
      <w:r w:rsidR="003B76E7">
        <w:lastRenderedPageBreak/>
        <w:t>Elemente identifizieren</w:t>
      </w:r>
      <w:r w:rsidR="008A6C2C">
        <w:t xml:space="preserve"> und an geeigneten Stellen in die Lernplattform integrieren.</w:t>
      </w:r>
      <w:r w:rsidR="003B76E7">
        <w:t xml:space="preserve"> </w:t>
      </w:r>
      <w:r w:rsidR="006C208A" w:rsidRPr="006C208A">
        <w:t xml:space="preserve">Die Auswahl der Elemente sollte auf den Zielen der Lernplattform und den Bedürfnissen der </w:t>
      </w:r>
      <w:r w:rsidR="006C208A">
        <w:t>Nutzenden</w:t>
      </w:r>
      <w:r w:rsidR="006C208A" w:rsidRPr="006C208A">
        <w:t xml:space="preserve"> basieren.</w:t>
      </w:r>
      <w:r w:rsidR="00EE2C2E">
        <w:t xml:space="preserve"> </w:t>
      </w:r>
      <w:r w:rsidR="002C0509">
        <w:t xml:space="preserve">Im Laufe des Entwurfs und </w:t>
      </w:r>
      <w:r w:rsidR="00CB5B07">
        <w:t xml:space="preserve">der Konzeption werde ich auf Besonderheiten bei der Implantierung eingehen. </w:t>
      </w:r>
      <w:r w:rsidR="009B4C5F" w:rsidRPr="009B4C5F">
        <w:t xml:space="preserve">Die Durchführung dieser Fallstudie ermöglicht es, konkrete Einblicke in die Implementierung von gamifizierten Elementen in ALADIN zu gewinnen. </w:t>
      </w:r>
      <w:bookmarkStart w:id="4" w:name="_Toc138410005"/>
    </w:p>
    <w:p w14:paraId="796847F1" w14:textId="03EF07EF" w:rsidR="00353451" w:rsidRDefault="0044759A" w:rsidP="00FF1B7D">
      <w:pPr>
        <w:pStyle w:val="Heading1"/>
      </w:pPr>
      <w:r>
        <w:t xml:space="preserve">Grundlagen </w:t>
      </w:r>
      <w:r w:rsidR="005476B8">
        <w:t>von Gamification</w:t>
      </w:r>
      <w:bookmarkEnd w:id="4"/>
    </w:p>
    <w:p w14:paraId="69483E33" w14:textId="122AA56B" w:rsidR="000A7030" w:rsidRDefault="007A2746" w:rsidP="000A7030">
      <w:pPr>
        <w:pStyle w:val="Heading2"/>
      </w:pPr>
      <w:r>
        <w:t>Definition und Abgrenzung von Gamification</w:t>
      </w:r>
    </w:p>
    <w:p w14:paraId="55EA0157" w14:textId="2050D77D" w:rsidR="004C2DE3" w:rsidRDefault="00593866" w:rsidP="00717833">
      <w:r>
        <w:t xml:space="preserve">Definitionen für Gamification gibt es viele, </w:t>
      </w:r>
      <w:r w:rsidR="00595DA2">
        <w:t xml:space="preserve">was zeigt, dass </w:t>
      </w:r>
      <w:r w:rsidR="00531FAE">
        <w:t xml:space="preserve">es </w:t>
      </w:r>
      <w:r w:rsidR="00595DA2">
        <w:t xml:space="preserve">weiterhin viel Dynamik </w:t>
      </w:r>
      <w:r w:rsidR="001D54D4">
        <w:t>zu diesem</w:t>
      </w:r>
      <w:r w:rsidR="002043CA">
        <w:t xml:space="preserve"> Konzept </w:t>
      </w:r>
      <w:r w:rsidR="00531FAE">
        <w:t xml:space="preserve">gibt. </w:t>
      </w:r>
      <w:r w:rsidR="00D31CFD">
        <w:t>Dennoch überschneiden sich die meisten Definitionen in dem Punkt, dass spielerische Elemente</w:t>
      </w:r>
      <w:r w:rsidR="001F4022">
        <w:t xml:space="preserve"> gezielte in</w:t>
      </w:r>
      <w:r w:rsidR="00E968C8">
        <w:t xml:space="preserve"> </w:t>
      </w:r>
      <w:r w:rsidR="00AD2E09">
        <w:t>nich</w:t>
      </w:r>
      <w:r w:rsidR="00A93CB8">
        <w:t>t</w:t>
      </w:r>
      <w:r w:rsidR="00920E9C">
        <w:noBreakHyphen/>
      </w:r>
      <w:r w:rsidR="00A93CB8">
        <w:t>spielbezogenen Kontexten</w:t>
      </w:r>
      <w:r w:rsidR="00554407">
        <w:t xml:space="preserve"> eingesetzt werden. Häufig wird diese Definition noch</w:t>
      </w:r>
      <w:r w:rsidR="000D37E7">
        <w:t xml:space="preserve"> mit einem Zweck ergänzt, so</w:t>
      </w:r>
      <w:r w:rsidR="00413505">
        <w:t xml:space="preserve"> sollen Anwender einen zusätzlichen Anreiz bekommen, </w:t>
      </w:r>
      <w:r w:rsidR="003403FA">
        <w:t>bestimmte Handlungen auszuführen</w:t>
      </w:r>
      <w:sdt>
        <w:sdtPr>
          <w:id w:val="1290866107"/>
          <w:citation/>
        </w:sdtPr>
        <w:sdtEndPr/>
        <w:sdtContent>
          <w:r w:rsidR="008A3CBB">
            <w:fldChar w:fldCharType="begin"/>
          </w:r>
          <w:r w:rsidR="008A3CBB">
            <w:instrText xml:space="preserve">CITATION Sai16 \p "6 ff." \l 1033 </w:instrText>
          </w:r>
          <w:r w:rsidR="008A3CBB">
            <w:fldChar w:fldCharType="separate"/>
          </w:r>
          <w:r w:rsidR="00452D63">
            <w:rPr>
              <w:noProof/>
            </w:rPr>
            <w:t xml:space="preserve"> </w:t>
          </w:r>
          <w:r w:rsidR="00452D63" w:rsidRPr="00452D63">
            <w:rPr>
              <w:noProof/>
            </w:rPr>
            <w:t>(Sailer, 2016, p. 6 ff.)</w:t>
          </w:r>
          <w:r w:rsidR="008A3CBB">
            <w:fldChar w:fldCharType="end"/>
          </w:r>
        </w:sdtContent>
      </w:sdt>
      <w:r w:rsidR="00B314E7">
        <w:t>.</w:t>
      </w:r>
      <w:r w:rsidR="008A3CBB">
        <w:t xml:space="preserve"> </w:t>
      </w:r>
      <w:r w:rsidR="00344C49">
        <w:t>Der Einsatz von</w:t>
      </w:r>
      <w:r w:rsidR="008058E5">
        <w:t xml:space="preserve"> Erfahrungspunkte, </w:t>
      </w:r>
      <w:r w:rsidR="009F1B51">
        <w:t xml:space="preserve">Herausforderungen (Quests) oder Punktesysteme </w:t>
      </w:r>
      <w:r w:rsidR="001F63EB">
        <w:t xml:space="preserve">kann nachweislich </w:t>
      </w:r>
      <w:r w:rsidR="009F1B51">
        <w:t>die Motivation der Nutzer steigern</w:t>
      </w:r>
      <w:r w:rsidR="00A01C35">
        <w:t xml:space="preserve"> und zu mehr Interaktionen führen</w:t>
      </w:r>
      <w:r w:rsidR="005D66AA">
        <w:t xml:space="preserve">. Jedoch besteht hier noch </w:t>
      </w:r>
      <w:r w:rsidR="000A15B7">
        <w:t>weiterer Forschungsbedarf</w:t>
      </w:r>
      <w:r w:rsidR="0059757E">
        <w:t xml:space="preserve"> gerade im Hinblick auf unterschiedliche Leistungstypen</w:t>
      </w:r>
      <w:sdt>
        <w:sdtPr>
          <w:id w:val="612019561"/>
          <w:citation/>
        </w:sdtPr>
        <w:sdtEndPr/>
        <w:sdtContent>
          <w:r w:rsidR="000E2452">
            <w:fldChar w:fldCharType="begin"/>
          </w:r>
          <w:r w:rsidR="007E0CFE">
            <w:instrText xml:space="preserve">CITATION Sai16 \p "31, 131" \l 1033 </w:instrText>
          </w:r>
          <w:r w:rsidR="000E2452">
            <w:fldChar w:fldCharType="separate"/>
          </w:r>
          <w:r w:rsidR="00452D63">
            <w:rPr>
              <w:noProof/>
            </w:rPr>
            <w:t xml:space="preserve"> </w:t>
          </w:r>
          <w:r w:rsidR="00452D63" w:rsidRPr="00452D63">
            <w:rPr>
              <w:noProof/>
            </w:rPr>
            <w:t>(Sailer, 2016, pp. 31, 131)</w:t>
          </w:r>
          <w:r w:rsidR="000E2452">
            <w:fldChar w:fldCharType="end"/>
          </w:r>
        </w:sdtContent>
      </w:sdt>
      <w:r w:rsidR="00A73A68">
        <w:t>.</w:t>
      </w:r>
      <w:r w:rsidR="00717833">
        <w:t xml:space="preserve"> </w:t>
      </w:r>
    </w:p>
    <w:p w14:paraId="133D03A1" w14:textId="59A934D6" w:rsidR="001F4022" w:rsidRDefault="00506488" w:rsidP="00717833">
      <w:r>
        <w:t xml:space="preserve">Gamification </w:t>
      </w:r>
      <w:r w:rsidR="00BE246E">
        <w:t xml:space="preserve">sollte nicht mit </w:t>
      </w:r>
      <w:r>
        <w:t>„Serious Gamin</w:t>
      </w:r>
      <w:r w:rsidR="005A6C60">
        <w:t>g“</w:t>
      </w:r>
      <w:r w:rsidR="00BE246E">
        <w:t xml:space="preserve"> verwechselt werden</w:t>
      </w:r>
      <w:r w:rsidR="005A6C60">
        <w:t xml:space="preserve">, dieses verwandte Konzept </w:t>
      </w:r>
      <w:r w:rsidR="00024963">
        <w:t xml:space="preserve">beschäftigt sich mit Spielen, welche nicht ausschließlich zur Unterhaltung </w:t>
      </w:r>
      <w:r w:rsidR="00271034">
        <w:t>dienen,</w:t>
      </w:r>
      <w:r w:rsidR="00024963">
        <w:t xml:space="preserve"> sondern zusätzlich </w:t>
      </w:r>
      <w:r w:rsidR="00C06BA7">
        <w:t xml:space="preserve">einen lehrenden Charakter haben. So können </w:t>
      </w:r>
      <w:r w:rsidR="008022B5">
        <w:t xml:space="preserve">Serious Games, </w:t>
      </w:r>
      <w:r w:rsidR="00AB045B">
        <w:t>zum Beispiel Flugsimulatoren</w:t>
      </w:r>
      <w:r w:rsidR="008022B5">
        <w:t>,</w:t>
      </w:r>
      <w:r w:rsidR="00A771F3">
        <w:t xml:space="preserve"> </w:t>
      </w:r>
      <w:r w:rsidR="00DD739B">
        <w:t>Landeman</w:t>
      </w:r>
      <w:r w:rsidR="00846887">
        <w:t xml:space="preserve">över </w:t>
      </w:r>
      <w:r w:rsidR="00A771F3">
        <w:t>aus der Realität abbilden</w:t>
      </w:r>
      <w:r w:rsidR="004E74A5">
        <w:t>,</w:t>
      </w:r>
      <w:r w:rsidR="00A771F3">
        <w:t xml:space="preserve"> </w:t>
      </w:r>
      <w:r w:rsidR="00580E53">
        <w:t xml:space="preserve">wodurch </w:t>
      </w:r>
      <w:r w:rsidR="00846887">
        <w:t xml:space="preserve">Lerneffekte </w:t>
      </w:r>
      <w:r w:rsidR="001555DD">
        <w:t>erzielt werden</w:t>
      </w:r>
      <w:sdt>
        <w:sdtPr>
          <w:id w:val="1942108498"/>
          <w:citation/>
        </w:sdtPr>
        <w:sdtEndPr/>
        <w:sdtContent>
          <w:r w:rsidR="009734E8">
            <w:fldChar w:fldCharType="begin"/>
          </w:r>
          <w:r w:rsidR="009734E8" w:rsidRPr="009734E8">
            <w:instrText xml:space="preserve"> CITATION Sti \l 1033 </w:instrText>
          </w:r>
          <w:r w:rsidR="009734E8">
            <w:fldChar w:fldCharType="separate"/>
          </w:r>
          <w:r w:rsidR="00452D63">
            <w:rPr>
              <w:noProof/>
            </w:rPr>
            <w:t xml:space="preserve"> </w:t>
          </w:r>
          <w:r w:rsidR="00452D63" w:rsidRPr="00452D63">
            <w:rPr>
              <w:noProof/>
            </w:rPr>
            <w:t>(Strahringer &amp; Leyh, 2017)</w:t>
          </w:r>
          <w:r w:rsidR="009734E8">
            <w:fldChar w:fldCharType="end"/>
          </w:r>
        </w:sdtContent>
      </w:sdt>
      <w:r w:rsidR="00E63B54">
        <w:t>.</w:t>
      </w:r>
    </w:p>
    <w:p w14:paraId="637FF821" w14:textId="33310608" w:rsidR="003B5783" w:rsidRDefault="00F51CE9" w:rsidP="003B5783">
      <w:pPr>
        <w:pStyle w:val="Heading2"/>
      </w:pPr>
      <w:r>
        <w:t>Wirkungsweise von Gamification</w:t>
      </w:r>
    </w:p>
    <w:p w14:paraId="6376B44C" w14:textId="1E4E3723" w:rsidR="002953D0" w:rsidRPr="002953D0" w:rsidRDefault="002953D0" w:rsidP="00C7582F">
      <w:pPr>
        <w:pStyle w:val="Heading3"/>
      </w:pPr>
      <w:bookmarkStart w:id="5" w:name="_Ref140955944"/>
      <w:r>
        <w:t>Wirkung auf die Motivation</w:t>
      </w:r>
      <w:bookmarkEnd w:id="5"/>
    </w:p>
    <w:p w14:paraId="449BF48D" w14:textId="1FC41863" w:rsidR="00511342" w:rsidRDefault="00B34658" w:rsidP="00EE3236">
      <w:r>
        <w:t>Motivation und Engagement k</w:t>
      </w:r>
      <w:r w:rsidR="00A2362A">
        <w:t xml:space="preserve">önnen </w:t>
      </w:r>
      <w:r w:rsidR="00F01344">
        <w:t>durch die</w:t>
      </w:r>
      <w:r w:rsidR="00A2362A">
        <w:t xml:space="preserve"> Selbstbestimmungstheorie </w:t>
      </w:r>
      <w:r w:rsidR="00F619D6">
        <w:t xml:space="preserve">begründet werden. Nach dieser </w:t>
      </w:r>
      <w:r w:rsidR="001405C4">
        <w:t>gibt es</w:t>
      </w:r>
      <w:r w:rsidR="00F619D6">
        <w:t xml:space="preserve"> </w:t>
      </w:r>
      <w:r w:rsidR="00FB31AF">
        <w:t>drei Grundbedürfnisse</w:t>
      </w:r>
      <w:r w:rsidR="006D1760">
        <w:t>:</w:t>
      </w:r>
      <w:r w:rsidR="005F72C6">
        <w:t xml:space="preserve"> das Bedürfnis nach Selbstbestimmung, nach Verbundenheit mit anderen </w:t>
      </w:r>
      <w:r w:rsidR="00DD3EFD">
        <w:t>und das Bedürfnis nach</w:t>
      </w:r>
      <w:r w:rsidR="005F72C6">
        <w:t xml:space="preserve"> </w:t>
      </w:r>
      <w:r w:rsidR="004833F1">
        <w:t>Kompetenz</w:t>
      </w:r>
      <w:r w:rsidR="008103F4" w:rsidRPr="008103F4">
        <w:t xml:space="preserve"> </w:t>
      </w:r>
      <w:sdt>
        <w:sdtPr>
          <w:id w:val="1491592731"/>
          <w:citation/>
        </w:sdtPr>
        <w:sdtEndPr/>
        <w:sdtContent>
          <w:r w:rsidR="008103F4">
            <w:fldChar w:fldCharType="begin"/>
          </w:r>
          <w:r w:rsidR="008103F4" w:rsidRPr="00FB31AF">
            <w:instrText xml:space="preserve"> CITATION Rya00 \l 1033 </w:instrText>
          </w:r>
          <w:r w:rsidR="008103F4">
            <w:fldChar w:fldCharType="separate"/>
          </w:r>
          <w:r w:rsidR="00452D63" w:rsidRPr="00452D63">
            <w:rPr>
              <w:noProof/>
            </w:rPr>
            <w:t>(Ryan &amp; Deci, 2000)</w:t>
          </w:r>
          <w:r w:rsidR="008103F4">
            <w:fldChar w:fldCharType="end"/>
          </w:r>
        </w:sdtContent>
      </w:sdt>
      <w:r w:rsidR="00DD3EFD">
        <w:t>.</w:t>
      </w:r>
      <w:r w:rsidR="000B6063">
        <w:rPr>
          <w:noProof/>
        </w:rPr>
        <w:lastRenderedPageBreak/>
        <w:drawing>
          <wp:inline distT="0" distB="0" distL="0" distR="0" wp14:anchorId="277A8A8F" wp14:editId="46C0EA86">
            <wp:extent cx="5400040" cy="3037205"/>
            <wp:effectExtent l="0" t="0" r="0" b="0"/>
            <wp:docPr id="4209716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71644" name="Picture 1"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14:paraId="5AC305E6" w14:textId="7B675F4A" w:rsidR="00C81174" w:rsidRDefault="00511342" w:rsidP="00511342">
      <w:pPr>
        <w:pStyle w:val="Caption"/>
      </w:pPr>
      <w:bookmarkStart w:id="6" w:name="_Toc140954446"/>
      <w:r>
        <w:t xml:space="preserve">Abbildung </w:t>
      </w:r>
      <w:r w:rsidR="004C4026">
        <w:fldChar w:fldCharType="begin"/>
      </w:r>
      <w:r w:rsidR="004C4026">
        <w:instrText xml:space="preserve"> SEQ Abbildung \* ARABIC </w:instrText>
      </w:r>
      <w:r w:rsidR="004C4026">
        <w:fldChar w:fldCharType="separate"/>
      </w:r>
      <w:r w:rsidR="00F0296A">
        <w:rPr>
          <w:noProof/>
        </w:rPr>
        <w:t>1</w:t>
      </w:r>
      <w:r w:rsidR="004C4026">
        <w:rPr>
          <w:noProof/>
        </w:rPr>
        <w:fldChar w:fldCharType="end"/>
      </w:r>
      <w:r>
        <w:t xml:space="preserve">: </w:t>
      </w:r>
      <w:r w:rsidRPr="00A13F33">
        <w:t>Selbstbestimmungstheorie nach Deci &amp; Ryan</w:t>
      </w:r>
      <w:r>
        <w:t xml:space="preserve"> (</w:t>
      </w:r>
      <w:r w:rsidRPr="00A13F33">
        <w:t>https://teuflsblog.files.wordpress.com/2021/04/image-1.png</w:t>
      </w:r>
      <w:r>
        <w:t>)</w:t>
      </w:r>
      <w:bookmarkEnd w:id="6"/>
    </w:p>
    <w:p w14:paraId="73D3D5E8" w14:textId="1E98839D" w:rsidR="00833895" w:rsidRDefault="000836E1" w:rsidP="009C08CD">
      <w:r>
        <w:t>Vor allem aber</w:t>
      </w:r>
      <w:r w:rsidR="00E15728">
        <w:t xml:space="preserve"> intrinsische Bedürfnisse, wie das </w:t>
      </w:r>
      <w:r w:rsidR="00B260E0">
        <w:t>Streben</w:t>
      </w:r>
      <w:r w:rsidR="00E15728">
        <w:t xml:space="preserve"> nach Wachstum, sozialem Austausch</w:t>
      </w:r>
      <w:r w:rsidR="000F2CD4">
        <w:t xml:space="preserve"> und </w:t>
      </w:r>
      <w:r w:rsidR="0081114D">
        <w:t xml:space="preserve">dem Wissen etwas </w:t>
      </w:r>
      <w:r w:rsidR="006107FA">
        <w:t>Nützliches</w:t>
      </w:r>
      <w:r w:rsidR="0081114D">
        <w:t xml:space="preserve"> zu tun </w:t>
      </w:r>
      <w:r w:rsidR="008640B3">
        <w:t xml:space="preserve">können durch Elemente der Gamification befriedigt werden </w:t>
      </w:r>
      <w:sdt>
        <w:sdtPr>
          <w:id w:val="-7605505"/>
          <w:citation/>
        </w:sdtPr>
        <w:sdtEndPr/>
        <w:sdtContent>
          <w:r w:rsidR="006107FA">
            <w:fldChar w:fldCharType="begin"/>
          </w:r>
          <w:r w:rsidR="006107FA">
            <w:instrText xml:space="preserve">CITATION Sti \p 5 \l 1033 </w:instrText>
          </w:r>
          <w:r w:rsidR="006107FA">
            <w:fldChar w:fldCharType="separate"/>
          </w:r>
          <w:r w:rsidR="00452D63" w:rsidRPr="00452D63">
            <w:rPr>
              <w:noProof/>
            </w:rPr>
            <w:t>(Strahringer &amp; Leyh, 2017, p. 5)</w:t>
          </w:r>
          <w:r w:rsidR="006107FA">
            <w:fldChar w:fldCharType="end"/>
          </w:r>
        </w:sdtContent>
      </w:sdt>
      <w:r w:rsidR="00833895">
        <w:t xml:space="preserve"> </w:t>
      </w:r>
      <w:sdt>
        <w:sdtPr>
          <w:id w:val="1207826979"/>
          <w:citation/>
        </w:sdtPr>
        <w:sdtEndPr/>
        <w:sdtContent>
          <w:r w:rsidR="009C08CD">
            <w:fldChar w:fldCharType="begin"/>
          </w:r>
          <w:r w:rsidR="001A7FB3" w:rsidRPr="000F2CD4">
            <w:instrText xml:space="preserve">CITATION Als27 \p 9-10 \l 1033 </w:instrText>
          </w:r>
          <w:r w:rsidR="009C08CD">
            <w:fldChar w:fldCharType="separate"/>
          </w:r>
          <w:r w:rsidR="00452D63" w:rsidRPr="00452D63">
            <w:rPr>
              <w:noProof/>
            </w:rPr>
            <w:t>(Alsawaier, 2017, pp. 9-10)</w:t>
          </w:r>
          <w:r w:rsidR="009C08CD">
            <w:fldChar w:fldCharType="end"/>
          </w:r>
        </w:sdtContent>
      </w:sdt>
      <w:r w:rsidR="00695A45" w:rsidRPr="00695A45">
        <w:t xml:space="preserve"> </w:t>
      </w:r>
      <w:sdt>
        <w:sdtPr>
          <w:id w:val="160983412"/>
          <w:citation/>
        </w:sdtPr>
        <w:sdtEndPr/>
        <w:sdtContent>
          <w:r w:rsidR="00695A45">
            <w:fldChar w:fldCharType="begin"/>
          </w:r>
          <w:r w:rsidR="00695A45" w:rsidRPr="00695A45">
            <w:instrText xml:space="preserve">CITATION Sai16 \p 97-126 \l 1033 </w:instrText>
          </w:r>
          <w:r w:rsidR="00695A45">
            <w:fldChar w:fldCharType="separate"/>
          </w:r>
          <w:r w:rsidR="00452D63" w:rsidRPr="00452D63">
            <w:rPr>
              <w:noProof/>
            </w:rPr>
            <w:t>(Sailer, 2016, pp. 97-126)</w:t>
          </w:r>
          <w:r w:rsidR="00695A45">
            <w:fldChar w:fldCharType="end"/>
          </w:r>
        </w:sdtContent>
      </w:sdt>
      <w:r w:rsidR="00833895">
        <w:t>.</w:t>
      </w:r>
    </w:p>
    <w:p w14:paraId="1EDF3FDC" w14:textId="27D736BC" w:rsidR="00BF035A" w:rsidRDefault="007E2ED0" w:rsidP="009C08CD">
      <w:r>
        <w:t>Die</w:t>
      </w:r>
      <w:r w:rsidR="00136227">
        <w:t xml:space="preserve"> </w:t>
      </w:r>
      <w:r w:rsidR="004F502A">
        <w:fldChar w:fldCharType="begin"/>
      </w:r>
      <w:r w:rsidR="004F502A">
        <w:instrText xml:space="preserve"> REF _Ref140954646 \h </w:instrText>
      </w:r>
      <w:r w:rsidR="004F502A">
        <w:fldChar w:fldCharType="separate"/>
      </w:r>
      <w:r w:rsidR="004F502A">
        <w:t xml:space="preserve">Tabelle </w:t>
      </w:r>
      <w:r w:rsidR="004F502A">
        <w:rPr>
          <w:noProof/>
        </w:rPr>
        <w:t>1</w:t>
      </w:r>
      <w:r w:rsidR="004F502A">
        <w:fldChar w:fldCharType="end"/>
      </w:r>
      <w:r w:rsidR="00647B67">
        <w:t xml:space="preserve">, </w:t>
      </w:r>
      <w:r>
        <w:t xml:space="preserve">stellt </w:t>
      </w:r>
      <w:r w:rsidR="007A6FD7">
        <w:t xml:space="preserve">die Wirkungsweise anhand von </w:t>
      </w:r>
      <w:r>
        <w:t>verschieden Elemente der Gamification</w:t>
      </w:r>
      <w:r w:rsidR="00843CB6">
        <w:t xml:space="preserve"> (hier Spiel-Design-Elemente)</w:t>
      </w:r>
      <w:r w:rsidR="007F2E1D">
        <w:t xml:space="preserve"> dar. Zusätzlich werden ausgelöste Mechanismen und die damit in Zusammenhang hängenden Grundbedürfnisse</w:t>
      </w:r>
      <w:r w:rsidR="00A70486">
        <w:t xml:space="preserve"> abgebildet.</w:t>
      </w:r>
    </w:p>
    <w:p w14:paraId="0364424D" w14:textId="0D1EE171" w:rsidR="00647B67" w:rsidRDefault="00647B67" w:rsidP="00647B67">
      <w:pPr>
        <w:pStyle w:val="Caption"/>
        <w:keepNext/>
      </w:pPr>
      <w:bookmarkStart w:id="7" w:name="_Ref140954646"/>
      <w:bookmarkStart w:id="8" w:name="_Toc140954660"/>
      <w:r>
        <w:t xml:space="preserve">Tabelle </w:t>
      </w:r>
      <w:r w:rsidR="004C4026">
        <w:fldChar w:fldCharType="begin"/>
      </w:r>
      <w:r w:rsidR="004C4026">
        <w:instrText xml:space="preserve"> SEQ Tabelle \* ARABIC </w:instrText>
      </w:r>
      <w:r w:rsidR="004C4026">
        <w:fldChar w:fldCharType="separate"/>
      </w:r>
      <w:r w:rsidR="00266454">
        <w:rPr>
          <w:noProof/>
        </w:rPr>
        <w:t>1</w:t>
      </w:r>
      <w:r w:rsidR="004C4026">
        <w:rPr>
          <w:noProof/>
        </w:rPr>
        <w:fldChar w:fldCharType="end"/>
      </w:r>
      <w:bookmarkEnd w:id="7"/>
      <w:r>
        <w:t xml:space="preserve">: </w:t>
      </w:r>
      <w:r w:rsidRPr="00BB06D5">
        <w:t xml:space="preserve">Spiel-Design-Elemente, deren ausgelöste Mechanismen und die hierdurch erfüllten psychologischen </w:t>
      </w:r>
      <w:r w:rsidRPr="00BB06D5">
        <w:lastRenderedPageBreak/>
        <w:t>Grundbedürfnisse (Sailer, 2016)</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04"/>
      </w:tblGrid>
      <w:tr w:rsidR="00647B67" w14:paraId="4605E931" w14:textId="77777777" w:rsidTr="00647B67">
        <w:tc>
          <w:tcPr>
            <w:tcW w:w="8504" w:type="dxa"/>
          </w:tcPr>
          <w:p w14:paraId="10B33506" w14:textId="6E4BBEAB" w:rsidR="00647B67" w:rsidRDefault="00647B67" w:rsidP="00647B67">
            <w:r w:rsidRPr="00DF1295">
              <w:rPr>
                <w:noProof/>
              </w:rPr>
              <w:drawing>
                <wp:inline distT="0" distB="0" distL="0" distR="0" wp14:anchorId="6ADEAAF7" wp14:editId="7B51C7E1">
                  <wp:extent cx="5400040" cy="4078605"/>
                  <wp:effectExtent l="0" t="0" r="0" b="0"/>
                  <wp:docPr id="683824091"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24091" name="Picture 1" descr="A table with black text&#10;&#10;Description automatically generated"/>
                          <pic:cNvPicPr/>
                        </pic:nvPicPr>
                        <pic:blipFill>
                          <a:blip r:embed="rId11"/>
                          <a:stretch>
                            <a:fillRect/>
                          </a:stretch>
                        </pic:blipFill>
                        <pic:spPr>
                          <a:xfrm>
                            <a:off x="0" y="0"/>
                            <a:ext cx="5400040" cy="4078605"/>
                          </a:xfrm>
                          <a:prstGeom prst="rect">
                            <a:avLst/>
                          </a:prstGeom>
                        </pic:spPr>
                      </pic:pic>
                    </a:graphicData>
                  </a:graphic>
                </wp:inline>
              </w:drawing>
            </w:r>
          </w:p>
        </w:tc>
      </w:tr>
    </w:tbl>
    <w:p w14:paraId="2DE189D2" w14:textId="10151A8D" w:rsidR="002C14DB" w:rsidRDefault="002D4D88" w:rsidP="008A0069">
      <w:pPr>
        <w:pStyle w:val="Heading3"/>
      </w:pPr>
      <w:r>
        <w:t>Wirkung auf die Leistung</w:t>
      </w:r>
    </w:p>
    <w:p w14:paraId="2B9897B6" w14:textId="72CAA1B7" w:rsidR="002C14DB" w:rsidRDefault="00737257" w:rsidP="00733B58">
      <w:r>
        <w:t>Grundsätzlich wird die Leistung durch</w:t>
      </w:r>
      <w:r w:rsidR="0028442C">
        <w:t xml:space="preserve"> verschiedene Faktoren beeinflusst,</w:t>
      </w:r>
      <w:r w:rsidR="00D83453">
        <w:t xml:space="preserve"> vor allem</w:t>
      </w:r>
      <w:r>
        <w:t xml:space="preserve"> Personenfaktoren und Umweltfaktoren</w:t>
      </w:r>
      <w:r w:rsidR="00D83453">
        <w:t xml:space="preserve"> spielen eine entscheidende Rolle. </w:t>
      </w:r>
      <w:r w:rsidR="00954485">
        <w:t xml:space="preserve">Viele Studien zeigen, dass Gamification zu einer Leistungsförderung führen kann. Ursachen dafür </w:t>
      </w:r>
      <w:r w:rsidR="00696457">
        <w:t>könnten unter anderem spezifische Zielsetzungen durch ein Punktesystem oder Herausforderungen darstellen</w:t>
      </w:r>
      <w:r w:rsidR="002F28E5">
        <w:t>, besonders wichtig ist allerding ein geeignetes Feedbacksystem</w:t>
      </w:r>
      <w:r w:rsidR="00F7183C">
        <w:t>, wie beispielsweise Bestenlisten</w:t>
      </w:r>
      <w:r w:rsidR="00696457">
        <w:t>.</w:t>
      </w:r>
      <w:r w:rsidR="008F703C">
        <w:t xml:space="preserve"> </w:t>
      </w:r>
      <w:r w:rsidR="003A6501">
        <w:t>D</w:t>
      </w:r>
      <w:r w:rsidR="008F703C">
        <w:t xml:space="preserve">ie Personenfaktoren stehen in enger Verbindung zu der in </w:t>
      </w:r>
      <w:r w:rsidR="008F703C">
        <w:fldChar w:fldCharType="begin"/>
      </w:r>
      <w:r w:rsidR="008F703C">
        <w:instrText xml:space="preserve"> REF _Ref140955944 \r \h </w:instrText>
      </w:r>
      <w:r w:rsidR="008F703C">
        <w:fldChar w:fldCharType="separate"/>
      </w:r>
      <w:r w:rsidR="008F703C">
        <w:t>2.2.1</w:t>
      </w:r>
      <w:r w:rsidR="008F703C">
        <w:fldChar w:fldCharType="end"/>
      </w:r>
      <w:r w:rsidR="008F703C">
        <w:t xml:space="preserve"> betrachteten </w:t>
      </w:r>
      <w:r w:rsidR="005000AB">
        <w:t>Selbstbestimmung</w:t>
      </w:r>
      <w:r w:rsidR="003F44AC">
        <w:t>s</w:t>
      </w:r>
      <w:r w:rsidR="005000AB">
        <w:t>theorie</w:t>
      </w:r>
      <w:r w:rsidR="003F44AC">
        <w:t>, mithilfe welcher die Motivationssteigerung begründet werden ka</w:t>
      </w:r>
      <w:r w:rsidR="005B7972">
        <w:t>nn</w:t>
      </w:r>
      <w:r w:rsidR="00AD781C">
        <w:t xml:space="preserve"> </w:t>
      </w:r>
      <w:sdt>
        <w:sdtPr>
          <w:id w:val="632141820"/>
          <w:citation/>
        </w:sdtPr>
        <w:sdtEndPr/>
        <w:sdtContent>
          <w:r w:rsidR="002E5F1F">
            <w:fldChar w:fldCharType="begin"/>
          </w:r>
          <w:r w:rsidR="002E5F1F" w:rsidRPr="002D4D88">
            <w:instrText xml:space="preserve">CITATION Sai16 \p 127-137 \l 1033 </w:instrText>
          </w:r>
          <w:r w:rsidR="002E5F1F">
            <w:fldChar w:fldCharType="separate"/>
          </w:r>
          <w:r w:rsidR="00452D63" w:rsidRPr="00452D63">
            <w:rPr>
              <w:noProof/>
            </w:rPr>
            <w:t>(Sailer, 2016, pp. 127-137)</w:t>
          </w:r>
          <w:r w:rsidR="002E5F1F">
            <w:fldChar w:fldCharType="end"/>
          </w:r>
        </w:sdtContent>
      </w:sdt>
      <w:r w:rsidR="00D779B2">
        <w:t>.</w:t>
      </w:r>
    </w:p>
    <w:p w14:paraId="156ED93E" w14:textId="6D1B50AC" w:rsidR="005C1BB2" w:rsidRDefault="005C1BB2" w:rsidP="005C1BB2">
      <w:pPr>
        <w:pStyle w:val="Heading3"/>
      </w:pPr>
      <w:r>
        <w:t>Weitere theoretische Konzepte zur Wirksamkeit</w:t>
      </w:r>
    </w:p>
    <w:p w14:paraId="13D8D9C8" w14:textId="79008D5E" w:rsidR="002D4D88" w:rsidRDefault="002D4D88" w:rsidP="002D4D88">
      <w:r>
        <w:t xml:space="preserve">Doch nicht nur die Selbstbestimmungstheorie, könnten eine Begründung für die Wirksamkeit von Gamification sein. Andere theoretische Konzepte, sind beispielsweise </w:t>
      </w:r>
      <w:r>
        <w:lastRenderedPageBreak/>
        <w:t xml:space="preserve">die Bedürfnispyramide von Maslow, die ERG-Theorie von Alderfer, die Zielsetzungstheorie von Locke und Latham, die Flow-Theorie von Csikszentmihalyi </w:t>
      </w:r>
      <w:sdt>
        <w:sdtPr>
          <w:id w:val="866803656"/>
          <w:citation/>
        </w:sdtPr>
        <w:sdtEndPr/>
        <w:sdtContent>
          <w:r>
            <w:fldChar w:fldCharType="begin"/>
          </w:r>
          <w:r>
            <w:instrText xml:space="preserve">CITATION Sti \p 5 \l 1033 </w:instrText>
          </w:r>
          <w:r>
            <w:fldChar w:fldCharType="separate"/>
          </w:r>
          <w:r w:rsidR="00452D63" w:rsidRPr="00452D63">
            <w:rPr>
              <w:noProof/>
            </w:rPr>
            <w:t>(Strahringer &amp; Leyh, 2017, p. 5)</w:t>
          </w:r>
          <w:r>
            <w:fldChar w:fldCharType="end"/>
          </w:r>
        </w:sdtContent>
      </w:sdt>
      <w:r>
        <w:t>.</w:t>
      </w:r>
      <w:r w:rsidR="00451305">
        <w:t xml:space="preserve"> Eine genaue Trennung zwischen Elementen, welche nur die Motivation steigern und Elementen, die nur die Leistung steigern, kann nicht durchgeführt werden, da die Elemente meistens </w:t>
      </w:r>
      <w:r w:rsidR="00352AC3">
        <w:t>mehrere</w:t>
      </w:r>
      <w:r w:rsidR="00451305">
        <w:t xml:space="preserve"> Faktoren</w:t>
      </w:r>
      <w:r w:rsidR="00352AC3">
        <w:t xml:space="preserve"> simultan</w:t>
      </w:r>
      <w:r w:rsidR="00451305">
        <w:t xml:space="preserve"> beeinflussen</w:t>
      </w:r>
      <w:r w:rsidR="00AD33AB">
        <w:t xml:space="preserve"> </w:t>
      </w:r>
      <w:sdt>
        <w:sdtPr>
          <w:id w:val="1577167176"/>
          <w:citation/>
        </w:sdtPr>
        <w:sdtEndPr/>
        <w:sdtContent>
          <w:r w:rsidR="00AD33AB">
            <w:fldChar w:fldCharType="begin"/>
          </w:r>
          <w:r w:rsidR="00AD33AB" w:rsidRPr="00AD33AB">
            <w:instrText xml:space="preserve"> CITATION Sai16 \l 1033 </w:instrText>
          </w:r>
          <w:r w:rsidR="00AD33AB">
            <w:fldChar w:fldCharType="separate"/>
          </w:r>
          <w:r w:rsidR="00452D63" w:rsidRPr="00452D63">
            <w:rPr>
              <w:noProof/>
            </w:rPr>
            <w:t>(Sailer, 2016)</w:t>
          </w:r>
          <w:r w:rsidR="00AD33AB">
            <w:fldChar w:fldCharType="end"/>
          </w:r>
        </w:sdtContent>
      </w:sdt>
      <w:r w:rsidR="004E2F81">
        <w:t>.</w:t>
      </w:r>
    </w:p>
    <w:p w14:paraId="327C38F0" w14:textId="028B8A0C" w:rsidR="00F416B3" w:rsidRDefault="00E652DE" w:rsidP="00A0678E">
      <w:pPr>
        <w:pStyle w:val="Heading2"/>
      </w:pPr>
      <w:bookmarkStart w:id="9" w:name="_Toc138410007"/>
      <w:r>
        <w:t>Konzepte</w:t>
      </w:r>
      <w:r w:rsidR="003A2C60">
        <w:t xml:space="preserve"> und Arten</w:t>
      </w:r>
      <w:r>
        <w:t xml:space="preserve"> von Gamification</w:t>
      </w:r>
      <w:r w:rsidR="00225AAD">
        <w:t xml:space="preserve"> (2)</w:t>
      </w:r>
      <w:bookmarkEnd w:id="9"/>
    </w:p>
    <w:p w14:paraId="01B81C27" w14:textId="1686F616" w:rsidR="000E4FA1" w:rsidRDefault="000E4FA1" w:rsidP="00D2670A">
      <w:pPr>
        <w:rPr>
          <w:rStyle w:val="AdditionalInformation"/>
        </w:rPr>
      </w:pPr>
      <w:bookmarkStart w:id="10" w:name="_Toc138410008"/>
      <w:r>
        <w:t>Zusätzlich zu den in Kapitel 2.2 genannten Elementen der Gamification</w:t>
      </w:r>
      <w:r w:rsidR="00C3114E">
        <w:t xml:space="preserve"> …</w:t>
      </w:r>
      <w:r w:rsidR="00C3114E">
        <w:rPr>
          <w:rStyle w:val="AdditionalInformation"/>
        </w:rPr>
        <w:t>tbd</w:t>
      </w:r>
    </w:p>
    <w:p w14:paraId="1861E0C7" w14:textId="09734D67" w:rsidR="00FA6D23" w:rsidRPr="00C3114E" w:rsidRDefault="00FA6D23" w:rsidP="00D2670A">
      <w:pPr>
        <w:rPr>
          <w:rStyle w:val="AdditionalInformation"/>
        </w:rPr>
      </w:pPr>
      <w:r>
        <w:rPr>
          <w:rStyle w:val="AdditionalInformation"/>
        </w:rPr>
        <w:t>evtl auch weg lassen</w:t>
      </w:r>
    </w:p>
    <w:p w14:paraId="36C578EE" w14:textId="0DC2B576" w:rsidR="00D2670A" w:rsidRPr="00D2670A" w:rsidRDefault="00D2670A" w:rsidP="00D2670A">
      <w:r w:rsidRPr="00D2670A">
        <w:t>Gamification Elemente</w:t>
      </w:r>
    </w:p>
    <w:p w14:paraId="50BD206C" w14:textId="77777777" w:rsidR="00D2670A" w:rsidRPr="00D2670A" w:rsidRDefault="00D2670A" w:rsidP="00D2670A">
      <w:r w:rsidRPr="00D2670A">
        <w:t>Punktesystem, Level/Erfahrungspunkte</w:t>
      </w:r>
    </w:p>
    <w:p w14:paraId="0291A089" w14:textId="77777777" w:rsidR="00D2670A" w:rsidRPr="00D2670A" w:rsidRDefault="00D2670A" w:rsidP="00D2670A">
      <w:r w:rsidRPr="00D2670A">
        <w:t>Badges/Auszeichnungen</w:t>
      </w:r>
    </w:p>
    <w:p w14:paraId="27C85E52" w14:textId="77777777" w:rsidR="00D2670A" w:rsidRPr="00D2670A" w:rsidRDefault="00D2670A" w:rsidP="00D2670A">
      <w:r w:rsidRPr="00D2670A">
        <w:t>Fortschrittsbalken, Herausforderungen/Quests (Hausaufgaben)</w:t>
      </w:r>
    </w:p>
    <w:p w14:paraId="4CD72C42" w14:textId="77777777" w:rsidR="00D2670A" w:rsidRPr="00D2670A" w:rsidRDefault="00D2670A" w:rsidP="00D2670A">
      <w:r w:rsidRPr="00D2670A">
        <w:t>Social Gamification: Interaktion zwischen Benutzern um das Engagement zu steigern</w:t>
      </w:r>
    </w:p>
    <w:p w14:paraId="75C9C0DB" w14:textId="77777777" w:rsidR="00D2670A" w:rsidRPr="00D2670A" w:rsidRDefault="00D2670A" w:rsidP="00D2670A">
      <w:r w:rsidRPr="00D2670A">
        <w:t>→ Hilfegerufe</w:t>
      </w:r>
    </w:p>
    <w:p w14:paraId="66FEE891" w14:textId="5F4AF0FE" w:rsidR="00D2670A" w:rsidRDefault="00D2670A" w:rsidP="00D2670A">
      <w:r w:rsidRPr="00D2670A">
        <w:t>→ Ranglisten</w:t>
      </w:r>
    </w:p>
    <w:p w14:paraId="63F59282" w14:textId="2E1D94C7" w:rsidR="00294DD8" w:rsidRDefault="00670E01" w:rsidP="00D2670A">
      <w:pPr>
        <w:pStyle w:val="Heading2"/>
      </w:pPr>
      <w:r>
        <w:t xml:space="preserve">Aktuelle </w:t>
      </w:r>
      <w:r w:rsidR="00BC1969">
        <w:t xml:space="preserve">Anwendungsbereiche von </w:t>
      </w:r>
      <w:r w:rsidR="00294DD8">
        <w:t>Gamification</w:t>
      </w:r>
      <w:r w:rsidR="00225AAD">
        <w:t xml:space="preserve"> (2/3)</w:t>
      </w:r>
      <w:bookmarkEnd w:id="10"/>
    </w:p>
    <w:p w14:paraId="654C3C58" w14:textId="62F26AF0" w:rsidR="00DE6BB6" w:rsidRDefault="004C4026" w:rsidP="00DE6BB6">
      <w:r>
        <w:t>wird nich direkt Gamification genannt ist es aber -&gt; Treuepunkte bei Bäckern oder Supermärkten</w:t>
      </w:r>
    </w:p>
    <w:p w14:paraId="18501891" w14:textId="77777777" w:rsidR="004C4026" w:rsidRPr="00DE6BB6" w:rsidRDefault="004C4026" w:rsidP="00DE6BB6"/>
    <w:p w14:paraId="56D4A436" w14:textId="77777777" w:rsidR="00BB4744" w:rsidRDefault="00E652DE" w:rsidP="000169D9">
      <w:pPr>
        <w:pStyle w:val="Heading2"/>
      </w:pPr>
      <w:bookmarkStart w:id="11" w:name="_Toc138410009"/>
      <w:r>
        <w:t>Positive</w:t>
      </w:r>
      <w:r w:rsidR="00F15701">
        <w:t xml:space="preserve"> und </w:t>
      </w:r>
      <w:r w:rsidR="00BB4744">
        <w:t>negative</w:t>
      </w:r>
      <w:r>
        <w:t xml:space="preserve"> Effekte von Gamification</w:t>
      </w:r>
      <w:r w:rsidR="00225AAD">
        <w:t xml:space="preserve"> (</w:t>
      </w:r>
      <w:r w:rsidR="003828C6">
        <w:t>1/2)</w:t>
      </w:r>
      <w:bookmarkEnd w:id="11"/>
    </w:p>
    <w:p w14:paraId="04714964" w14:textId="77777777" w:rsidR="00EE1798" w:rsidRDefault="00EE1798" w:rsidP="00EE1798">
      <w:r>
        <w:t xml:space="preserve">Neben vielen positiven Ergebnissen </w:t>
      </w:r>
    </w:p>
    <w:p w14:paraId="09193016" w14:textId="77777777" w:rsidR="00EE1798" w:rsidRDefault="00EE1798" w:rsidP="00EE1798">
      <w:r>
        <w:t xml:space="preserve">wurden in vielen Fällen gemischte Ergebnisse (positive und negative Effekte) sowie </w:t>
      </w:r>
    </w:p>
    <w:p w14:paraId="26567CA8" w14:textId="77777777" w:rsidR="00EE1798" w:rsidRDefault="00EE1798" w:rsidP="00EE1798">
      <w:r>
        <w:t xml:space="preserve">auch negative Ergebnisse attestiert. (vgl. hierzu Koch et al. (2013) oder Bul et al. </w:t>
      </w:r>
      <w:r>
        <w:lastRenderedPageBreak/>
        <w:t>(2015)).</w:t>
      </w:r>
    </w:p>
    <w:p w14:paraId="5EF90981" w14:textId="57E0BC3C" w:rsidR="00EE1798" w:rsidRDefault="004C4026" w:rsidP="00EE1798">
      <w:sdt>
        <w:sdtPr>
          <w:id w:val="-2015059457"/>
          <w:citation/>
        </w:sdtPr>
        <w:sdtEndPr/>
        <w:sdtContent>
          <w:r w:rsidR="00EE1798">
            <w:fldChar w:fldCharType="begin"/>
          </w:r>
          <w:r w:rsidR="00EE1798">
            <w:instrText xml:space="preserve">CITATION Sti \p 4-6 \l 1033 </w:instrText>
          </w:r>
          <w:r w:rsidR="00EE1798">
            <w:fldChar w:fldCharType="separate"/>
          </w:r>
          <w:r w:rsidR="00452D63" w:rsidRPr="00452D63">
            <w:rPr>
              <w:noProof/>
            </w:rPr>
            <w:t>(Strahringer &amp; Leyh, 2017, pp. 4-6)</w:t>
          </w:r>
          <w:r w:rsidR="00EE1798">
            <w:fldChar w:fldCharType="end"/>
          </w:r>
        </w:sdtContent>
      </w:sdt>
    </w:p>
    <w:p w14:paraId="6FA10D69" w14:textId="4C07805F" w:rsidR="000169D9" w:rsidRDefault="000169D9" w:rsidP="000169D9">
      <w:pPr>
        <w:pStyle w:val="Heading2"/>
      </w:pPr>
      <w:bookmarkStart w:id="12" w:name="_Toc138410010"/>
      <w:r>
        <w:t>Erfolgsfaktoren von Gamification</w:t>
      </w:r>
      <w:r w:rsidR="003828C6">
        <w:t xml:space="preserve"> (2)</w:t>
      </w:r>
      <w:bookmarkEnd w:id="12"/>
    </w:p>
    <w:p w14:paraId="51CF7E3A" w14:textId="497D22FB" w:rsidR="00783C58" w:rsidRDefault="00783C58" w:rsidP="00783C58">
      <w:pPr>
        <w:rPr>
          <w:rStyle w:val="AdditionalInformation"/>
        </w:rPr>
      </w:pPr>
      <w:r>
        <w:rPr>
          <w:rStyle w:val="AdditionalInformation"/>
        </w:rPr>
        <w:t>siehe 2.2.</w:t>
      </w:r>
    </w:p>
    <w:p w14:paraId="322DA5B6" w14:textId="78B96393" w:rsidR="00002210" w:rsidRDefault="00002210" w:rsidP="00002210">
      <w:pPr>
        <w:pStyle w:val="Heading2"/>
      </w:pPr>
      <w:r>
        <w:t xml:space="preserve">Analyse </w:t>
      </w:r>
      <w:r>
        <w:t>bestehender</w:t>
      </w:r>
      <w:r>
        <w:t xml:space="preserve"> Lernplattformen hinsichtli</w:t>
      </w:r>
      <w:r w:rsidR="00626765">
        <w:t>ch Elementen der Gamification</w:t>
      </w:r>
    </w:p>
    <w:p w14:paraId="54F93E94" w14:textId="673F296A" w:rsidR="00764CA2" w:rsidRPr="00764CA2" w:rsidRDefault="005527CB" w:rsidP="00764CA2">
      <w:r>
        <w:t xml:space="preserve">Moodle, EdApp, was gibt es sonst noch </w:t>
      </w:r>
      <w:r w:rsidR="0009172C">
        <w:t>s</w:t>
      </w:r>
      <w:r>
        <w:t>o?</w:t>
      </w:r>
    </w:p>
    <w:p w14:paraId="234136A3" w14:textId="026F6CFE" w:rsidR="00C51A25" w:rsidRDefault="007D3E6C" w:rsidP="00AA1A20">
      <w:pPr>
        <w:pStyle w:val="Heading1"/>
      </w:pPr>
      <w:bookmarkStart w:id="13" w:name="_Toc138410011"/>
      <w:r>
        <w:t>Überblick über die Lernplattform ALADIN</w:t>
      </w:r>
      <w:bookmarkEnd w:id="13"/>
    </w:p>
    <w:p w14:paraId="6A73B669" w14:textId="7FEFE23E" w:rsidR="00DB616D" w:rsidRDefault="002A37F9" w:rsidP="00DB616D">
      <w:pPr>
        <w:pStyle w:val="Heading2"/>
      </w:pPr>
      <w:bookmarkStart w:id="14" w:name="_Toc138410012"/>
      <w:r>
        <w:t>Hauptfunktionen und Merkmale</w:t>
      </w:r>
      <w:r w:rsidR="007D6267">
        <w:t xml:space="preserve"> der Lernplattform ALADIN</w:t>
      </w:r>
      <w:bookmarkEnd w:id="14"/>
    </w:p>
    <w:p w14:paraId="4D36A718" w14:textId="77777777" w:rsidR="00345BE2" w:rsidRDefault="00345BE2" w:rsidP="00345BE2">
      <w:r>
        <w:t>Zufallsbasiertes generieren von Aufgaben aus den Bereichen Datenbanksysteme mit SQL</w:t>
      </w:r>
    </w:p>
    <w:p w14:paraId="44B51910" w14:textId="77777777" w:rsidR="00345BE2" w:rsidRDefault="00345BE2" w:rsidP="00345BE2">
      <w:r>
        <w:t>Betriebliche Informationssysteme – Gozintograph</w:t>
      </w:r>
    </w:p>
    <w:p w14:paraId="1E797FE4" w14:textId="728F5061" w:rsidR="00345BE2" w:rsidRDefault="00345BE2" w:rsidP="00345BE2">
      <w:r>
        <w:t>Geschäftsprozessmodellierung - EPK</w:t>
      </w:r>
    </w:p>
    <w:p w14:paraId="4430CE36" w14:textId="77777777" w:rsidR="00345BE2" w:rsidRPr="00345BE2" w:rsidRDefault="00345BE2" w:rsidP="00345BE2"/>
    <w:p w14:paraId="241F7829" w14:textId="46A3ACBE" w:rsidR="008C37B9" w:rsidRDefault="008C37B9" w:rsidP="008C37B9">
      <w:pPr>
        <w:pStyle w:val="Heading2"/>
      </w:pPr>
      <w:bookmarkStart w:id="15" w:name="_Toc138410013"/>
      <w:r>
        <w:t xml:space="preserve">Benutzergruppen und deren Rollen in </w:t>
      </w:r>
      <w:r w:rsidR="00095959">
        <w:t>der Lernplattform ALADIN</w:t>
      </w:r>
      <w:bookmarkEnd w:id="15"/>
    </w:p>
    <w:p w14:paraId="3096A0C3" w14:textId="77777777" w:rsidR="00AE678B" w:rsidRDefault="00AE678B" w:rsidP="00AE678B"/>
    <w:p w14:paraId="421A1E31" w14:textId="77777777" w:rsidR="00AE678B" w:rsidRDefault="00AE678B" w:rsidP="00AE678B">
      <w:r>
        <w:t>Lehrende</w:t>
      </w:r>
    </w:p>
    <w:p w14:paraId="7F0502BB" w14:textId="77777777" w:rsidR="00AE678B" w:rsidRDefault="00AE678B" w:rsidP="00AE678B">
      <w:r>
        <w:t>Definieren die Aufgaben und deren Inhalte zusammen mit deren Lösungshilfen</w:t>
      </w:r>
    </w:p>
    <w:p w14:paraId="7E46C454" w14:textId="77777777" w:rsidR="00AE678B" w:rsidRDefault="00AE678B" w:rsidP="00AE678B">
      <w:r>
        <w:t>Studierende</w:t>
      </w:r>
    </w:p>
    <w:p w14:paraId="406B3B15" w14:textId="7BE6C937" w:rsidR="00AE678B" w:rsidRPr="00AE678B" w:rsidRDefault="00AE678B" w:rsidP="00AE678B">
      <w:r>
        <w:t>Lösen die verschiedene Aufgaben von verschiedenen Bereichen um dadurch Wissen zu erlangen.</w:t>
      </w:r>
    </w:p>
    <w:p w14:paraId="026D61C0" w14:textId="6A22A83D" w:rsidR="00DB616D" w:rsidRDefault="00E657CA" w:rsidP="00DB616D">
      <w:pPr>
        <w:pStyle w:val="Heading2"/>
      </w:pPr>
      <w:bookmarkStart w:id="16" w:name="_Toc138410014"/>
      <w:r>
        <w:t xml:space="preserve">Die </w:t>
      </w:r>
      <w:r w:rsidR="00A235C3">
        <w:t>Software-</w:t>
      </w:r>
      <w:r>
        <w:t>Architektur der Lernplattform ALADIN</w:t>
      </w:r>
      <w:bookmarkEnd w:id="16"/>
    </w:p>
    <w:p w14:paraId="018C64DD" w14:textId="07BD7BCA" w:rsidR="00044515" w:rsidRDefault="0010687B" w:rsidP="00044515">
      <w:pPr>
        <w:pStyle w:val="Heading3"/>
      </w:pPr>
      <w:r>
        <w:lastRenderedPageBreak/>
        <w:t>Das Frontend</w:t>
      </w:r>
    </w:p>
    <w:p w14:paraId="3837F7FE" w14:textId="151EF5BB" w:rsidR="0010687B" w:rsidRPr="0010687B" w:rsidRDefault="0010687B" w:rsidP="0010687B">
      <w:pPr>
        <w:pStyle w:val="Heading3"/>
      </w:pPr>
      <w:r>
        <w:t>Das Backend</w:t>
      </w:r>
    </w:p>
    <w:p w14:paraId="277FB39C" w14:textId="7000B863" w:rsidR="001E3EDC" w:rsidRDefault="00355571" w:rsidP="001E3EDC">
      <w:pPr>
        <w:pStyle w:val="Heading1"/>
      </w:pPr>
      <w:bookmarkStart w:id="17" w:name="_Toc138410015"/>
      <w:r>
        <w:t>Analyse der</w:t>
      </w:r>
      <w:r w:rsidR="00E42A40">
        <w:t xml:space="preserve"> Anforderungen der Nutzer an die Lernplattform ALADIN</w:t>
      </w:r>
      <w:bookmarkEnd w:id="17"/>
    </w:p>
    <w:p w14:paraId="3CD290B8" w14:textId="7C3F699B" w:rsidR="006F49B5" w:rsidRDefault="006F49B5" w:rsidP="006F49B5">
      <w:pPr>
        <w:pStyle w:val="Heading2"/>
      </w:pPr>
      <w:bookmarkStart w:id="18" w:name="_Toc138410016"/>
      <w:r>
        <w:t>Anforderung</w:t>
      </w:r>
      <w:r w:rsidR="005B5837">
        <w:t>en</w:t>
      </w:r>
      <w:r>
        <w:t xml:space="preserve"> der Lehrenden</w:t>
      </w:r>
      <w:bookmarkEnd w:id="18"/>
      <w:r w:rsidR="00C72C21">
        <w:t xml:space="preserve"> an die Lernplattform ALADIN</w:t>
      </w:r>
    </w:p>
    <w:p w14:paraId="3FAA5BAD" w14:textId="77777777" w:rsidR="00F56F19" w:rsidRDefault="00F56F19" w:rsidP="00F56F19">
      <w:r>
        <w:t>Werden belohnt, wenn sie viele verschiedene Aufgaben erstellen.</w:t>
      </w:r>
    </w:p>
    <w:p w14:paraId="462D3BC1" w14:textId="058BC282" w:rsidR="00F56F19" w:rsidRPr="00F56F19" w:rsidRDefault="00F56F19" w:rsidP="00F56F19">
      <w:r>
        <w:t>Werden belohnt, wenn sie verschiedene Typen erstellen.</w:t>
      </w:r>
    </w:p>
    <w:p w14:paraId="3BFC55AC" w14:textId="649816AC" w:rsidR="00F56F19" w:rsidRDefault="005B5837" w:rsidP="00F56F19">
      <w:pPr>
        <w:pStyle w:val="Heading2"/>
      </w:pPr>
      <w:bookmarkStart w:id="19" w:name="_Toc138410017"/>
      <w:r>
        <w:t xml:space="preserve">Anforderungen </w:t>
      </w:r>
      <w:r w:rsidR="006F49B5">
        <w:t>der Studierenden</w:t>
      </w:r>
      <w:bookmarkEnd w:id="19"/>
      <w:r w:rsidR="00C72C21">
        <w:t xml:space="preserve"> an die Lernplattform ALADIN</w:t>
      </w:r>
    </w:p>
    <w:p w14:paraId="2BB69AD1" w14:textId="77777777" w:rsidR="00C54915" w:rsidRDefault="00C54915" w:rsidP="00C54915">
      <w:pPr>
        <w:pStyle w:val="Heading1"/>
      </w:pPr>
      <w:bookmarkStart w:id="20" w:name="_Toc138410018"/>
      <w:r>
        <w:t>Aktueller Stand der Technik im Bezug auf Gamification</w:t>
      </w:r>
    </w:p>
    <w:p w14:paraId="175DFBC0" w14:textId="77777777" w:rsidR="00C54915" w:rsidRDefault="00C54915" w:rsidP="00F3352A">
      <w:pPr>
        <w:pStyle w:val="Heading2"/>
      </w:pPr>
      <w:r>
        <w:t>Technischer Ist-Zustand vom ALADIN-Framework</w:t>
      </w:r>
    </w:p>
    <w:p w14:paraId="0B8FB498" w14:textId="77777777" w:rsidR="00C54915" w:rsidRDefault="00C54915" w:rsidP="00C54915">
      <w:r>
        <w:t>Zustand der Aufzeichnungen</w:t>
      </w:r>
    </w:p>
    <w:p w14:paraId="230FD568" w14:textId="77777777" w:rsidR="00C54915" w:rsidRDefault="00C54915" w:rsidP="00C54915">
      <w:r>
        <w:t>Mapping der Aufzeichnung zu der Aufgabenstellung</w:t>
      </w:r>
    </w:p>
    <w:p w14:paraId="317AB460" w14:textId="77777777" w:rsidR="00C54915" w:rsidRDefault="00C54915" w:rsidP="00C54915">
      <w:r>
        <w:t>Erkennen von Spezialevents</w:t>
      </w:r>
    </w:p>
    <w:p w14:paraId="5E69508B" w14:textId="77777777" w:rsidR="00E55E14" w:rsidRDefault="00C54915" w:rsidP="003731BA">
      <w:pPr>
        <w:pStyle w:val="Heading2"/>
      </w:pPr>
      <w:r>
        <w:t xml:space="preserve">Analyse </w:t>
      </w:r>
      <w:r w:rsidR="00A16449">
        <w:t>des Frameworks Skilltrees zur Gamification der Lernplattform ALADIN</w:t>
      </w:r>
    </w:p>
    <w:p w14:paraId="21208E41" w14:textId="1568E7D3" w:rsidR="006C4F60" w:rsidRPr="006C4F60" w:rsidRDefault="006C4F60" w:rsidP="006C4F60">
      <w:ins w:id="21" w:author="Author" w:date="2023-07-17T16:30:00Z">
        <w:r w:rsidRPr="006C4F60">
          <w:rPr>
            <w:noProof/>
          </w:rPr>
          <w:lastRenderedPageBreak/>
          <w:drawing>
            <wp:anchor distT="0" distB="0" distL="114300" distR="114300" simplePos="0" relativeHeight="251659264" behindDoc="0" locked="0" layoutInCell="1" allowOverlap="1" wp14:anchorId="74924DE9" wp14:editId="6C7806B1">
              <wp:simplePos x="0" y="0"/>
              <wp:positionH relativeFrom="column">
                <wp:posOffset>0</wp:posOffset>
              </wp:positionH>
              <wp:positionV relativeFrom="paragraph">
                <wp:posOffset>387985</wp:posOffset>
              </wp:positionV>
              <wp:extent cx="5399989" cy="2263322"/>
              <wp:effectExtent l="0" t="0" r="0" b="3628"/>
              <wp:wrapSquare wrapText="bothSides"/>
              <wp:docPr id="75597640" name="Image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5597640" name="Image1" descr="A screenshot of a computer&#10;&#10;Description automatically generated"/>
                      <pic:cNvPicPr/>
                    </pic:nvPicPr>
                    <pic:blipFill>
                      <a:blip r:embed="rId12">
                        <a:lum/>
                        <a:alphaModFix/>
                      </a:blip>
                      <a:srcRect/>
                      <a:stretch>
                        <a:fillRect/>
                      </a:stretch>
                    </pic:blipFill>
                    <pic:spPr>
                      <a:xfrm>
                        <a:off x="0" y="0"/>
                        <a:ext cx="5399989" cy="2263322"/>
                      </a:xfrm>
                      <a:prstGeom prst="rect">
                        <a:avLst/>
                      </a:prstGeom>
                    </pic:spPr>
                  </pic:pic>
                </a:graphicData>
              </a:graphic>
            </wp:anchor>
          </w:drawing>
        </w:r>
      </w:ins>
    </w:p>
    <w:p w14:paraId="3736CBEF" w14:textId="1601CEDA" w:rsidR="00C54915" w:rsidRDefault="00C54915" w:rsidP="00E55E14">
      <w:r>
        <w:t>Bestehend aus Prostgres</w:t>
      </w:r>
    </w:p>
    <w:p w14:paraId="4C3A6A43" w14:textId="77777777" w:rsidR="00C54915" w:rsidRDefault="00C54915" w:rsidP="00C54915">
      <w:r>
        <w:t>Backend (Spring)</w:t>
      </w:r>
    </w:p>
    <w:p w14:paraId="780B6F64" w14:textId="77777777" w:rsidR="00C54915" w:rsidRDefault="00C54915" w:rsidP="00C54915">
      <w:r>
        <w:t>Frontend-Komponenten VueJS</w:t>
      </w:r>
    </w:p>
    <w:p w14:paraId="69BD5479" w14:textId="77777777" w:rsidR="00C54915" w:rsidRDefault="00C54915" w:rsidP="00C54915"/>
    <w:p w14:paraId="1F5E9D9F" w14:textId="77777777" w:rsidR="00C54915" w:rsidRDefault="00C54915" w:rsidP="00C54915">
      <w:r>
        <w:t>Erfüllt es die Anforderungen?</w:t>
      </w:r>
    </w:p>
    <w:p w14:paraId="7DA08B6C" w14:textId="61D29347" w:rsidR="00A651EF" w:rsidRDefault="00C54915" w:rsidP="00F3352A">
      <w:r>
        <w:t>Kann es gut integriert werden?</w:t>
      </w:r>
    </w:p>
    <w:p w14:paraId="11991B46" w14:textId="3063BEEE" w:rsidR="00A0678E" w:rsidRDefault="00F93C54" w:rsidP="00A0678E">
      <w:pPr>
        <w:pStyle w:val="Heading1"/>
      </w:pPr>
      <w:r>
        <w:t>Entwurf</w:t>
      </w:r>
      <w:r w:rsidR="002D1219">
        <w:t xml:space="preserve"> der Gamification-Elemente</w:t>
      </w:r>
      <w:r w:rsidR="001C69BF">
        <w:t xml:space="preserve"> für die Lernplattform ALADIN</w:t>
      </w:r>
      <w:bookmarkEnd w:id="20"/>
    </w:p>
    <w:p w14:paraId="192F9024" w14:textId="49A8186C" w:rsidR="00EF41E2" w:rsidRDefault="00EF41E2" w:rsidP="00EF41E2">
      <w:pPr>
        <w:pStyle w:val="Heading2"/>
      </w:pPr>
      <w:bookmarkStart w:id="22" w:name="_Toc138410019"/>
      <w:r>
        <w:t xml:space="preserve">Allgemeine Herangehensweisen bei der </w:t>
      </w:r>
      <w:r w:rsidR="00150B62">
        <w:t>Entwicklung</w:t>
      </w:r>
      <w:r>
        <w:t xml:space="preserve"> von Gamification</w:t>
      </w:r>
      <w:r w:rsidR="003828C6">
        <w:t xml:space="preserve"> (2)</w:t>
      </w:r>
      <w:bookmarkEnd w:id="22"/>
    </w:p>
    <w:p w14:paraId="03E6AC3E" w14:textId="475AFB9F" w:rsidR="0097536B" w:rsidRDefault="0097536B" w:rsidP="0097536B">
      <w:r>
        <w:t xml:space="preserve">Was muss getan vorab getan werden, um </w:t>
      </w:r>
      <w:r w:rsidR="0079573D">
        <w:t xml:space="preserve">die </w:t>
      </w:r>
      <w:r w:rsidR="005D6481">
        <w:t>Gamification-Elemente zu planen.</w:t>
      </w:r>
    </w:p>
    <w:p w14:paraId="48CFD5B3" w14:textId="5E666BBE" w:rsidR="004C1C1C" w:rsidRPr="0097536B" w:rsidRDefault="004C1C1C" w:rsidP="004C1C1C">
      <w:pPr>
        <w:pStyle w:val="ListParagraph"/>
        <w:numPr>
          <w:ilvl w:val="0"/>
          <w:numId w:val="32"/>
        </w:numPr>
      </w:pPr>
      <w:r>
        <w:t>Literatur</w:t>
      </w:r>
    </w:p>
    <w:p w14:paraId="1B179B73" w14:textId="0FF51484" w:rsidR="009055EB" w:rsidRDefault="007C4233" w:rsidP="009055EB">
      <w:pPr>
        <w:pStyle w:val="Heading2"/>
      </w:pPr>
      <w:bookmarkStart w:id="23" w:name="_Toc138410020"/>
      <w:r>
        <w:t>Analyse</w:t>
      </w:r>
      <w:r w:rsidR="00F258F9">
        <w:t xml:space="preserve"> von </w:t>
      </w:r>
      <w:r w:rsidR="00002AF9">
        <w:t>Integrationspunkten</w:t>
      </w:r>
      <w:r w:rsidR="00F258F9">
        <w:t xml:space="preserve"> für die </w:t>
      </w:r>
      <w:r w:rsidR="009055EB">
        <w:t xml:space="preserve">inhaltliche </w:t>
      </w:r>
      <w:r w:rsidR="00F258F9">
        <w:t>Integration</w:t>
      </w:r>
      <w:r w:rsidR="009055EB">
        <w:t xml:space="preserve"> in ALADIN</w:t>
      </w:r>
      <w:r w:rsidR="003828C6">
        <w:t xml:space="preserve"> (2)</w:t>
      </w:r>
      <w:bookmarkEnd w:id="23"/>
    </w:p>
    <w:p w14:paraId="26517A9D" w14:textId="04925414" w:rsidR="000A4F18" w:rsidRDefault="007C4233" w:rsidP="00235460">
      <w:pPr>
        <w:pStyle w:val="Heading2"/>
      </w:pPr>
      <w:bookmarkStart w:id="24" w:name="_Toc138410021"/>
      <w:r>
        <w:t xml:space="preserve">Analyse </w:t>
      </w:r>
      <w:r w:rsidR="000A4F18">
        <w:t xml:space="preserve">von </w:t>
      </w:r>
      <w:r w:rsidR="00002AF9">
        <w:t xml:space="preserve">Integrationspunkten </w:t>
      </w:r>
      <w:r w:rsidR="000A4F18">
        <w:t xml:space="preserve">für die </w:t>
      </w:r>
      <w:r w:rsidR="009055EB">
        <w:t xml:space="preserve">technische </w:t>
      </w:r>
      <w:r w:rsidR="000A4F18">
        <w:t>Integration</w:t>
      </w:r>
      <w:r w:rsidR="009055EB">
        <w:t xml:space="preserve"> in ALADIN</w:t>
      </w:r>
      <w:r w:rsidR="003828C6">
        <w:t xml:space="preserve"> (2)</w:t>
      </w:r>
      <w:bookmarkEnd w:id="24"/>
    </w:p>
    <w:p w14:paraId="56CCD08C" w14:textId="7836218F" w:rsidR="005E76AE" w:rsidRDefault="004B3171" w:rsidP="005E76AE">
      <w:pPr>
        <w:pStyle w:val="Heading2"/>
      </w:pPr>
      <w:bookmarkStart w:id="25" w:name="_Toc138410022"/>
      <w:r w:rsidRPr="004B3171">
        <w:lastRenderedPageBreak/>
        <w:t>Identifizierung relevanter Elemente der Gamification</w:t>
      </w:r>
      <w:bookmarkEnd w:id="25"/>
    </w:p>
    <w:p w14:paraId="4E099A1E" w14:textId="387DB721" w:rsidR="002F4E62" w:rsidRPr="002F4E62" w:rsidRDefault="002F4E62" w:rsidP="002F4E62">
      <w:r>
        <w:t>Quests/Herausforderungen -&gt; Hausaufgaben (Main/Sidequests)</w:t>
      </w:r>
    </w:p>
    <w:p w14:paraId="412DF2D7" w14:textId="0FDA8111" w:rsidR="00E652DE" w:rsidRDefault="00270EE8" w:rsidP="00235460">
      <w:pPr>
        <w:pStyle w:val="Heading2"/>
      </w:pPr>
      <w:bookmarkStart w:id="26" w:name="_Toc138410023"/>
      <w:r>
        <w:t xml:space="preserve">Bewertung der Integrationspunkte </w:t>
      </w:r>
      <w:r w:rsidR="003B034D">
        <w:t>anhand gewählter Elemente der Gamification</w:t>
      </w:r>
      <w:r w:rsidR="003828C6">
        <w:t xml:space="preserve"> (2)</w:t>
      </w:r>
      <w:bookmarkEnd w:id="26"/>
    </w:p>
    <w:tbl>
      <w:tblPr>
        <w:tblStyle w:val="TableGrid"/>
        <w:tblW w:w="0" w:type="auto"/>
        <w:tblLook w:val="04A0" w:firstRow="1" w:lastRow="0" w:firstColumn="1" w:lastColumn="0" w:noHBand="0" w:noVBand="1"/>
      </w:tblPr>
      <w:tblGrid>
        <w:gridCol w:w="1854"/>
        <w:gridCol w:w="1551"/>
        <w:gridCol w:w="1430"/>
        <w:gridCol w:w="1478"/>
        <w:gridCol w:w="1321"/>
        <w:gridCol w:w="860"/>
      </w:tblGrid>
      <w:tr w:rsidR="007D38F9" w14:paraId="32A963BC" w14:textId="275044BC" w:rsidTr="00E24953">
        <w:tc>
          <w:tcPr>
            <w:tcW w:w="2840" w:type="dxa"/>
            <w:gridSpan w:val="2"/>
            <w:vMerge w:val="restart"/>
          </w:tcPr>
          <w:p w14:paraId="592F9CEB" w14:textId="77777777" w:rsidR="007D38F9" w:rsidRDefault="007D38F9" w:rsidP="00FB43F2"/>
        </w:tc>
        <w:tc>
          <w:tcPr>
            <w:tcW w:w="5654" w:type="dxa"/>
            <w:gridSpan w:val="4"/>
          </w:tcPr>
          <w:p w14:paraId="4D6997D1" w14:textId="152D2E35" w:rsidR="007D38F9" w:rsidRDefault="007D38F9" w:rsidP="00FB43F2">
            <w:r>
              <w:t>Elemente der Gamification</w:t>
            </w:r>
            <w:r w:rsidR="003D5290">
              <w:t xml:space="preserve"> </w:t>
            </w:r>
            <w:sdt>
              <w:sdtPr>
                <w:id w:val="2103526782"/>
                <w:citation/>
              </w:sdtPr>
              <w:sdtEndPr/>
              <w:sdtContent>
                <w:r w:rsidR="003D5290">
                  <w:fldChar w:fldCharType="begin"/>
                </w:r>
                <w:r w:rsidR="00DC6672">
                  <w:instrText xml:space="preserve">CITATION Sti \l 1033 </w:instrText>
                </w:r>
                <w:r w:rsidR="003D5290">
                  <w:fldChar w:fldCharType="separate"/>
                </w:r>
                <w:r w:rsidR="00452D63" w:rsidRPr="00452D63">
                  <w:rPr>
                    <w:noProof/>
                  </w:rPr>
                  <w:t>(Strahringer &amp; Leyh, 2017)</w:t>
                </w:r>
                <w:r w:rsidR="003D5290">
                  <w:fldChar w:fldCharType="end"/>
                </w:r>
              </w:sdtContent>
            </w:sdt>
            <w:r w:rsidR="003D5290">
              <w:t xml:space="preserve"> S. 103</w:t>
            </w:r>
          </w:p>
        </w:tc>
      </w:tr>
      <w:tr w:rsidR="007D38F9" w14:paraId="14D793C3" w14:textId="1AFAB96B" w:rsidTr="00E24953">
        <w:tc>
          <w:tcPr>
            <w:tcW w:w="2840" w:type="dxa"/>
            <w:gridSpan w:val="2"/>
            <w:vMerge/>
          </w:tcPr>
          <w:p w14:paraId="7B7420D1" w14:textId="77777777" w:rsidR="007D38F9" w:rsidRDefault="007D38F9" w:rsidP="007D38F9"/>
        </w:tc>
        <w:tc>
          <w:tcPr>
            <w:tcW w:w="1699" w:type="dxa"/>
          </w:tcPr>
          <w:p w14:paraId="311BDC1A" w14:textId="1041ECDF" w:rsidR="007D38F9" w:rsidRDefault="007D38F9" w:rsidP="007D38F9">
            <w:r>
              <w:t>Punktesystem</w:t>
            </w:r>
          </w:p>
        </w:tc>
        <w:tc>
          <w:tcPr>
            <w:tcW w:w="1602" w:type="dxa"/>
          </w:tcPr>
          <w:p w14:paraId="1A6B1E66" w14:textId="3D5BAFCA" w:rsidR="007D38F9" w:rsidRDefault="007D38F9" w:rsidP="007D38F9">
            <w:r>
              <w:t>Bonuspunkte bei mehreren Aufgaben hintereinander (Serie)</w:t>
            </w:r>
          </w:p>
        </w:tc>
        <w:tc>
          <w:tcPr>
            <w:tcW w:w="1430" w:type="dxa"/>
          </w:tcPr>
          <w:p w14:paraId="6DC6A017" w14:textId="47ECBA98" w:rsidR="007D38F9" w:rsidRDefault="007D38F9" w:rsidP="007D38F9">
            <w:r>
              <w:t>Levelsystem</w:t>
            </w:r>
          </w:p>
        </w:tc>
        <w:tc>
          <w:tcPr>
            <w:tcW w:w="923" w:type="dxa"/>
          </w:tcPr>
          <w:p w14:paraId="1FA80B6D" w14:textId="788B1B82" w:rsidR="007D38F9" w:rsidRDefault="00DA2EDD" w:rsidP="007D38F9">
            <w:r>
              <w:t>Badges</w:t>
            </w:r>
          </w:p>
        </w:tc>
      </w:tr>
      <w:tr w:rsidR="007D38F9" w14:paraId="7E67DE50" w14:textId="3D1A80E7" w:rsidTr="00E24953">
        <w:tc>
          <w:tcPr>
            <w:tcW w:w="2110" w:type="dxa"/>
            <w:vMerge w:val="restart"/>
          </w:tcPr>
          <w:p w14:paraId="2763E2EA" w14:textId="13EFCD4F" w:rsidR="007D38F9" w:rsidRDefault="007D38F9" w:rsidP="007D38F9">
            <w:r>
              <w:t>Integrationspunkte in ALADIN</w:t>
            </w:r>
          </w:p>
        </w:tc>
        <w:tc>
          <w:tcPr>
            <w:tcW w:w="730" w:type="dxa"/>
          </w:tcPr>
          <w:p w14:paraId="3E04E6A7" w14:textId="188E7A6D" w:rsidR="007D38F9" w:rsidRDefault="007C7264" w:rsidP="007D38F9">
            <w:r>
              <w:t>Technische Aufzeichnung</w:t>
            </w:r>
            <w:r w:rsidR="00835583">
              <w:t>.</w:t>
            </w:r>
          </w:p>
        </w:tc>
        <w:tc>
          <w:tcPr>
            <w:tcW w:w="1699" w:type="dxa"/>
          </w:tcPr>
          <w:p w14:paraId="5D115E9F" w14:textId="77777777" w:rsidR="007D38F9" w:rsidRDefault="007D38F9" w:rsidP="007D38F9"/>
        </w:tc>
        <w:tc>
          <w:tcPr>
            <w:tcW w:w="1602" w:type="dxa"/>
          </w:tcPr>
          <w:p w14:paraId="5EDAEABE" w14:textId="77777777" w:rsidR="007D38F9" w:rsidRDefault="007D38F9" w:rsidP="007D38F9"/>
        </w:tc>
        <w:tc>
          <w:tcPr>
            <w:tcW w:w="1430" w:type="dxa"/>
          </w:tcPr>
          <w:p w14:paraId="00F23DC5" w14:textId="77777777" w:rsidR="007D38F9" w:rsidRDefault="007D38F9" w:rsidP="007D38F9"/>
        </w:tc>
        <w:tc>
          <w:tcPr>
            <w:tcW w:w="923" w:type="dxa"/>
          </w:tcPr>
          <w:p w14:paraId="3CCFEBC5" w14:textId="77777777" w:rsidR="007D38F9" w:rsidRDefault="007D38F9" w:rsidP="007D38F9"/>
        </w:tc>
      </w:tr>
      <w:tr w:rsidR="007D38F9" w14:paraId="2526116B" w14:textId="3D0081F2" w:rsidTr="00E24953">
        <w:tc>
          <w:tcPr>
            <w:tcW w:w="2110" w:type="dxa"/>
            <w:vMerge/>
          </w:tcPr>
          <w:p w14:paraId="7B32BBE1" w14:textId="77777777" w:rsidR="007D38F9" w:rsidRDefault="007D38F9" w:rsidP="007D38F9"/>
        </w:tc>
        <w:tc>
          <w:tcPr>
            <w:tcW w:w="730" w:type="dxa"/>
          </w:tcPr>
          <w:p w14:paraId="645EA763" w14:textId="3FDB3301" w:rsidR="007D38F9" w:rsidRDefault="007C7264" w:rsidP="007D38F9">
            <w:r>
              <w:t>Summary</w:t>
            </w:r>
            <w:r w:rsidR="009753AE">
              <w:t xml:space="preserve"> – Übersichtsseite (müsste komplett programmiert werden)</w:t>
            </w:r>
          </w:p>
        </w:tc>
        <w:tc>
          <w:tcPr>
            <w:tcW w:w="1699" w:type="dxa"/>
          </w:tcPr>
          <w:p w14:paraId="1E487C86" w14:textId="77777777" w:rsidR="007D38F9" w:rsidRDefault="007D38F9" w:rsidP="007D38F9"/>
        </w:tc>
        <w:tc>
          <w:tcPr>
            <w:tcW w:w="1602" w:type="dxa"/>
          </w:tcPr>
          <w:p w14:paraId="5DDDE84F" w14:textId="77777777" w:rsidR="007D38F9" w:rsidRDefault="007D38F9" w:rsidP="007D38F9"/>
        </w:tc>
        <w:tc>
          <w:tcPr>
            <w:tcW w:w="1430" w:type="dxa"/>
          </w:tcPr>
          <w:p w14:paraId="4DAE922D" w14:textId="77777777" w:rsidR="007D38F9" w:rsidRDefault="007D38F9" w:rsidP="007D38F9"/>
        </w:tc>
        <w:tc>
          <w:tcPr>
            <w:tcW w:w="923" w:type="dxa"/>
          </w:tcPr>
          <w:p w14:paraId="5786070A" w14:textId="77777777" w:rsidR="007D38F9" w:rsidRDefault="007D38F9" w:rsidP="007D38F9"/>
        </w:tc>
      </w:tr>
      <w:tr w:rsidR="007D38F9" w14:paraId="1377D26A" w14:textId="77777777" w:rsidTr="00E24953">
        <w:tc>
          <w:tcPr>
            <w:tcW w:w="2110" w:type="dxa"/>
            <w:vMerge/>
          </w:tcPr>
          <w:p w14:paraId="40465AE2" w14:textId="77777777" w:rsidR="007D38F9" w:rsidRDefault="007D38F9" w:rsidP="007D38F9"/>
        </w:tc>
        <w:tc>
          <w:tcPr>
            <w:tcW w:w="730" w:type="dxa"/>
          </w:tcPr>
          <w:p w14:paraId="66195C00" w14:textId="254B7A73" w:rsidR="007D38F9" w:rsidRDefault="009753AE" w:rsidP="007D38F9">
            <w:r>
              <w:t>DauerhafteUI (Header)</w:t>
            </w:r>
          </w:p>
        </w:tc>
        <w:tc>
          <w:tcPr>
            <w:tcW w:w="1699" w:type="dxa"/>
          </w:tcPr>
          <w:p w14:paraId="75EB6C46" w14:textId="77777777" w:rsidR="007D38F9" w:rsidRDefault="007D38F9" w:rsidP="007D38F9"/>
        </w:tc>
        <w:tc>
          <w:tcPr>
            <w:tcW w:w="1602" w:type="dxa"/>
          </w:tcPr>
          <w:p w14:paraId="63A5B86E" w14:textId="77777777" w:rsidR="007D38F9" w:rsidRDefault="007D38F9" w:rsidP="007D38F9"/>
        </w:tc>
        <w:tc>
          <w:tcPr>
            <w:tcW w:w="1430" w:type="dxa"/>
          </w:tcPr>
          <w:p w14:paraId="67A14FAA" w14:textId="77777777" w:rsidR="007D38F9" w:rsidRDefault="007D38F9" w:rsidP="007D38F9"/>
        </w:tc>
        <w:tc>
          <w:tcPr>
            <w:tcW w:w="923" w:type="dxa"/>
          </w:tcPr>
          <w:p w14:paraId="327A28B1" w14:textId="77777777" w:rsidR="007D38F9" w:rsidRDefault="007D38F9" w:rsidP="007D38F9"/>
        </w:tc>
      </w:tr>
      <w:tr w:rsidR="007D38F9" w14:paraId="41BCEEF7" w14:textId="77777777" w:rsidTr="00E24953">
        <w:tc>
          <w:tcPr>
            <w:tcW w:w="2110" w:type="dxa"/>
            <w:vMerge/>
          </w:tcPr>
          <w:p w14:paraId="48484807" w14:textId="77777777" w:rsidR="007D38F9" w:rsidRDefault="007D38F9" w:rsidP="007D38F9"/>
        </w:tc>
        <w:tc>
          <w:tcPr>
            <w:tcW w:w="730" w:type="dxa"/>
          </w:tcPr>
          <w:p w14:paraId="1800149B" w14:textId="77777777" w:rsidR="007D38F9" w:rsidRDefault="007D38F9" w:rsidP="007D38F9"/>
        </w:tc>
        <w:tc>
          <w:tcPr>
            <w:tcW w:w="1699" w:type="dxa"/>
          </w:tcPr>
          <w:p w14:paraId="56232C8A" w14:textId="77777777" w:rsidR="007D38F9" w:rsidRDefault="007D38F9" w:rsidP="007D38F9"/>
        </w:tc>
        <w:tc>
          <w:tcPr>
            <w:tcW w:w="1602" w:type="dxa"/>
          </w:tcPr>
          <w:p w14:paraId="1E7086BF" w14:textId="77777777" w:rsidR="007D38F9" w:rsidRDefault="007D38F9" w:rsidP="007D38F9"/>
        </w:tc>
        <w:tc>
          <w:tcPr>
            <w:tcW w:w="1430" w:type="dxa"/>
          </w:tcPr>
          <w:p w14:paraId="5DEE1458" w14:textId="77777777" w:rsidR="007D38F9" w:rsidRDefault="007D38F9" w:rsidP="007D38F9"/>
        </w:tc>
        <w:tc>
          <w:tcPr>
            <w:tcW w:w="923" w:type="dxa"/>
          </w:tcPr>
          <w:p w14:paraId="118F4E56" w14:textId="77777777" w:rsidR="007D38F9" w:rsidRDefault="007D38F9" w:rsidP="007D38F9"/>
        </w:tc>
      </w:tr>
    </w:tbl>
    <w:p w14:paraId="2D4428FD" w14:textId="2747B884" w:rsidR="00464D77" w:rsidRDefault="00464D77" w:rsidP="00464D77">
      <w:bookmarkStart w:id="27" w:name="_Toc138410024"/>
      <w:r>
        <w:t xml:space="preserve">Welche technischen Punkte gibt es und welche inhaltlichen? Beide Seiten müssen </w:t>
      </w:r>
      <w:r>
        <w:lastRenderedPageBreak/>
        <w:t>betrachtet werden.</w:t>
      </w:r>
    </w:p>
    <w:p w14:paraId="458C9070" w14:textId="6C5252EC" w:rsidR="00E24953" w:rsidRPr="00200446" w:rsidRDefault="00E24953" w:rsidP="00B040D2">
      <w:pPr>
        <w:pStyle w:val="Heading2"/>
      </w:pPr>
      <w:r>
        <w:t xml:space="preserve">Passung der </w:t>
      </w:r>
      <w:r w:rsidR="00A87A15">
        <w:t>Gamification-</w:t>
      </w:r>
      <w:r w:rsidR="000B2E01">
        <w:t>Elemente</w:t>
      </w:r>
      <w:r w:rsidRPr="00530CB8">
        <w:t xml:space="preserve"> </w:t>
      </w:r>
      <w:r>
        <w:t>zu den Anforderungen der Lehrenden und Studierenden</w:t>
      </w:r>
      <w:bookmarkEnd w:id="27"/>
    </w:p>
    <w:p w14:paraId="507FDF8C" w14:textId="4EAE4CB0" w:rsidR="00235460" w:rsidRDefault="00CF72FD" w:rsidP="00B040D2">
      <w:pPr>
        <w:pStyle w:val="Heading2"/>
      </w:pPr>
      <w:bookmarkStart w:id="28" w:name="_Toc138410025"/>
      <w:r>
        <w:t xml:space="preserve">Konzept(ion)/Entwurf </w:t>
      </w:r>
      <w:r w:rsidR="007C4233">
        <w:t>der Gamification</w:t>
      </w:r>
      <w:r w:rsidR="00100F62">
        <w:t>-Elemente</w:t>
      </w:r>
      <w:r w:rsidR="007C4233">
        <w:t xml:space="preserve"> für ALADIN</w:t>
      </w:r>
      <w:r w:rsidR="000E16B9">
        <w:t xml:space="preserve"> (5)</w:t>
      </w:r>
      <w:bookmarkEnd w:id="28"/>
    </w:p>
    <w:p w14:paraId="32ED2933" w14:textId="7AD53F38" w:rsidR="0010554F" w:rsidRDefault="0010554F" w:rsidP="0010554F">
      <w:r w:rsidRPr="0010554F">
        <w:t>Bewertung der Aktionen in der Lernplattform</w:t>
      </w:r>
    </w:p>
    <w:tbl>
      <w:tblPr>
        <w:tblStyle w:val="TableGrid"/>
        <w:tblW w:w="0" w:type="auto"/>
        <w:tblLook w:val="04A0" w:firstRow="1" w:lastRow="0" w:firstColumn="1" w:lastColumn="0" w:noHBand="0" w:noVBand="1"/>
      </w:tblPr>
      <w:tblGrid>
        <w:gridCol w:w="4247"/>
        <w:gridCol w:w="4247"/>
      </w:tblGrid>
      <w:tr w:rsidR="002C2A2E" w14:paraId="288D754A" w14:textId="77777777" w:rsidTr="00647926">
        <w:tc>
          <w:tcPr>
            <w:tcW w:w="4247" w:type="dxa"/>
          </w:tcPr>
          <w:p w14:paraId="0A082004" w14:textId="70FD9271" w:rsidR="002C2A2E" w:rsidRDefault="002C2A2E" w:rsidP="002C2A2E">
            <w:r w:rsidRPr="00FF6B1F">
              <w:t>Aktion</w:t>
            </w:r>
          </w:p>
        </w:tc>
        <w:tc>
          <w:tcPr>
            <w:tcW w:w="4247" w:type="dxa"/>
          </w:tcPr>
          <w:p w14:paraId="74C0EE93" w14:textId="4AE7E03A" w:rsidR="002C2A2E" w:rsidRDefault="002C2A2E" w:rsidP="002C2A2E">
            <w:r w:rsidRPr="00FF6B1F">
              <w:t>Bedeutung</w:t>
            </w:r>
          </w:p>
        </w:tc>
      </w:tr>
      <w:tr w:rsidR="002C2A2E" w14:paraId="07BC0120" w14:textId="77777777" w:rsidTr="00647926">
        <w:tc>
          <w:tcPr>
            <w:tcW w:w="4247" w:type="dxa"/>
          </w:tcPr>
          <w:p w14:paraId="55D96356" w14:textId="3C91EF8E" w:rsidR="002C2A2E" w:rsidRDefault="002C2A2E" w:rsidP="002C2A2E">
            <w:r w:rsidRPr="00FF6B1F">
              <w:t>Lösungshilfen verwenden</w:t>
            </w:r>
          </w:p>
        </w:tc>
        <w:tc>
          <w:tcPr>
            <w:tcW w:w="4247" w:type="dxa"/>
          </w:tcPr>
          <w:p w14:paraId="0FC4B0B6" w14:textId="459FF64C" w:rsidR="002C2A2E" w:rsidRDefault="002C2A2E" w:rsidP="002C2A2E">
            <w:r w:rsidRPr="00FF6B1F">
              <w:t>Halbierung der Punkte</w:t>
            </w:r>
          </w:p>
        </w:tc>
      </w:tr>
      <w:tr w:rsidR="002C2A2E" w14:paraId="7F39EB3C" w14:textId="77777777" w:rsidTr="00647926">
        <w:tc>
          <w:tcPr>
            <w:tcW w:w="4247" w:type="dxa"/>
          </w:tcPr>
          <w:p w14:paraId="5283D548" w14:textId="24B8A80A" w:rsidR="002C2A2E" w:rsidRDefault="002C2A2E" w:rsidP="002C2A2E">
            <w:r w:rsidRPr="00FF6B1F">
              <w:t>Lösung anzeigen</w:t>
            </w:r>
          </w:p>
        </w:tc>
        <w:tc>
          <w:tcPr>
            <w:tcW w:w="4247" w:type="dxa"/>
          </w:tcPr>
          <w:p w14:paraId="269A0EE3" w14:textId="5B1346B9" w:rsidR="002C2A2E" w:rsidRDefault="002C2A2E" w:rsidP="002C2A2E">
            <w:r w:rsidRPr="00FF6B1F">
              <w:t>Kein Punkte</w:t>
            </w:r>
          </w:p>
        </w:tc>
      </w:tr>
      <w:tr w:rsidR="002C2A2E" w14:paraId="0E66E88A" w14:textId="77777777" w:rsidTr="00647926">
        <w:tc>
          <w:tcPr>
            <w:tcW w:w="4247" w:type="dxa"/>
          </w:tcPr>
          <w:p w14:paraId="6C0255A7" w14:textId="0D8CFECD" w:rsidR="002C2A2E" w:rsidRDefault="002C2A2E" w:rsidP="002C2A2E">
            <w:r w:rsidRPr="00FF6B1F">
              <w:t>Falsche Eingabe, unter Korrektur innerhalb von 3s und einem weiteren Versuch</w:t>
            </w:r>
          </w:p>
        </w:tc>
        <w:tc>
          <w:tcPr>
            <w:tcW w:w="4247" w:type="dxa"/>
          </w:tcPr>
          <w:p w14:paraId="309CE76C" w14:textId="7517BEE8" w:rsidR="002C2A2E" w:rsidRDefault="002C2A2E" w:rsidP="002C2A2E">
            <w:r w:rsidRPr="00FF6B1F">
              <w:t>Tippfehler → volle Punkte</w:t>
            </w:r>
          </w:p>
        </w:tc>
      </w:tr>
      <w:tr w:rsidR="002C2A2E" w14:paraId="209F98BF" w14:textId="77777777" w:rsidTr="00647926">
        <w:tc>
          <w:tcPr>
            <w:tcW w:w="4247" w:type="dxa"/>
          </w:tcPr>
          <w:p w14:paraId="1CF3A27E" w14:textId="2B03D294" w:rsidR="002C2A2E" w:rsidRDefault="002C2A2E" w:rsidP="002C2A2E">
            <w:r w:rsidRPr="00FF6B1F">
              <w:t>Falsche Eingabe, wiederholt, mit Korrektur</w:t>
            </w:r>
          </w:p>
        </w:tc>
        <w:tc>
          <w:tcPr>
            <w:tcW w:w="4247" w:type="dxa"/>
          </w:tcPr>
          <w:p w14:paraId="49AD83A1" w14:textId="4CB23AD3" w:rsidR="002C2A2E" w:rsidRDefault="002C2A2E" w:rsidP="002C2A2E">
            <w:r w:rsidRPr="00FF6B1F">
              <w:t>Durchprobieren → keine Punkte</w:t>
            </w:r>
          </w:p>
        </w:tc>
      </w:tr>
      <w:tr w:rsidR="002C2A2E" w14:paraId="2193B651" w14:textId="77777777" w:rsidTr="00647926">
        <w:tc>
          <w:tcPr>
            <w:tcW w:w="4247" w:type="dxa"/>
          </w:tcPr>
          <w:p w14:paraId="25B3A863" w14:textId="6C87A04B" w:rsidR="002C2A2E" w:rsidRDefault="002C2A2E" w:rsidP="002C2A2E">
            <w:r w:rsidRPr="00FF6B1F">
              <w:t>Unterscheidung zwischen Prüfungsmodus (keine grüne Markierung) und Übungsmodus (grüne Markierung bei richtiger Eingabe)</w:t>
            </w:r>
          </w:p>
        </w:tc>
        <w:tc>
          <w:tcPr>
            <w:tcW w:w="4247" w:type="dxa"/>
          </w:tcPr>
          <w:p w14:paraId="784F9F00" w14:textId="77777777" w:rsidR="002C2A2E" w:rsidRDefault="002C2A2E" w:rsidP="002C2A2E"/>
        </w:tc>
      </w:tr>
      <w:tr w:rsidR="002C2A2E" w14:paraId="796D32A1" w14:textId="77777777" w:rsidTr="00647926">
        <w:tc>
          <w:tcPr>
            <w:tcW w:w="4247" w:type="dxa"/>
          </w:tcPr>
          <w:p w14:paraId="3AC609E2" w14:textId="2A1D4FD0" w:rsidR="002C2A2E" w:rsidRDefault="002C2A2E" w:rsidP="002C2A2E">
            <w:r w:rsidRPr="00FF6B1F">
              <w:t>Bewertung anhand des FormTypes (Aufzeichnungs JSON)</w:t>
            </w:r>
          </w:p>
        </w:tc>
        <w:tc>
          <w:tcPr>
            <w:tcW w:w="4247" w:type="dxa"/>
          </w:tcPr>
          <w:p w14:paraId="5A75EF61" w14:textId="77777777" w:rsidR="002C2A2E" w:rsidRDefault="002C2A2E" w:rsidP="002C2A2E"/>
        </w:tc>
      </w:tr>
    </w:tbl>
    <w:p w14:paraId="3473EEDA" w14:textId="77777777" w:rsidR="0010554F" w:rsidRDefault="0010554F" w:rsidP="0010554F"/>
    <w:p w14:paraId="06700DCF" w14:textId="77777777" w:rsidR="00F6449D" w:rsidRDefault="00F6449D" w:rsidP="00F6449D">
      <w:r>
        <w:t>Berechnung des Scores</w:t>
      </w:r>
    </w:p>
    <w:p w14:paraId="13CE5FFF" w14:textId="77777777" w:rsidR="00F6449D" w:rsidRDefault="00F6449D" w:rsidP="00F6449D">
      <w:r>
        <w:t>Punkte = Schwierigkeit der Aufgabe (1-10) * Richtige Ergebnisse [in %]</w:t>
      </w:r>
    </w:p>
    <w:p w14:paraId="6F456A0A" w14:textId="77777777" w:rsidR="00F6449D" w:rsidRDefault="00F6449D" w:rsidP="00F6449D">
      <w:r>
        <w:lastRenderedPageBreak/>
        <w:t>Serie * komplexität</w:t>
      </w:r>
    </w:p>
    <w:p w14:paraId="5501E882" w14:textId="77777777" w:rsidR="00F6449D" w:rsidRDefault="00F6449D" w:rsidP="00F6449D">
      <w:r>
        <w:t>Man verpasst die Serie -&gt; Minuspunkte?</w:t>
      </w:r>
    </w:p>
    <w:p w14:paraId="4541AC33" w14:textId="77777777" w:rsidR="00F6449D" w:rsidRDefault="00F6449D" w:rsidP="00F6449D">
      <w:r>
        <w:t>Bewertung der Aktionen: → Unabhängig von der Aufgabe werden diese Bestandteile mehrfach vorkommen und sollten ähnlich bewertet werden.</w:t>
      </w:r>
    </w:p>
    <w:p w14:paraId="03780CBA" w14:textId="77777777" w:rsidR="00F6449D" w:rsidRDefault="00F6449D" w:rsidP="00F6449D">
      <w:r>
        <w:t>Multiplikation</w:t>
      </w:r>
    </w:p>
    <w:p w14:paraId="2F8CFA23" w14:textId="77777777" w:rsidR="00F6449D" w:rsidRDefault="00F6449D" w:rsidP="00F6449D">
      <w:r>
        <w:t>Ablesen</w:t>
      </w:r>
    </w:p>
    <w:p w14:paraId="4E64DDE4" w14:textId="77777777" w:rsidR="00F6449D" w:rsidRDefault="00F6449D" w:rsidP="00F6449D">
      <w:r>
        <w:t>Matrixmultiplikation</w:t>
      </w:r>
    </w:p>
    <w:p w14:paraId="35047375" w14:textId="0EA1511E" w:rsidR="00647926" w:rsidRDefault="00F6449D" w:rsidP="00F6449D">
      <w:r>
        <w:t>Verbinden von Elementen</w:t>
      </w:r>
    </w:p>
    <w:p w14:paraId="7CFEBAEA" w14:textId="3CF89D21" w:rsidR="00647926" w:rsidRDefault="00825FC0" w:rsidP="00825FC0">
      <w:pPr>
        <w:pStyle w:val="ParagraphBold"/>
      </w:pPr>
      <w:r>
        <w:t>Besonderheiten beim Entwurf</w:t>
      </w:r>
    </w:p>
    <w:p w14:paraId="7DCA8C35" w14:textId="6DB392DA" w:rsidR="00825FC0" w:rsidRDefault="00FB5B45" w:rsidP="00CF4216">
      <w:pPr>
        <w:rPr>
          <w:rStyle w:val="AdditionalInformation"/>
        </w:rPr>
      </w:pPr>
      <w:r>
        <w:t xml:space="preserve">siehe: </w:t>
      </w:r>
      <w:r w:rsidR="00825FC0">
        <w:t xml:space="preserve">Diese sollen den Lernprozess, durch Motivation der Lernenden, optimieren. Zu beachten ist allerding, dass die Gamification-Elemente nicht fest auf bestimmte Aufgaben, wie dem Definieren von SQL-Statements, zugeschnitten werden sollen, sondern deklarativ an dahinter liegende Basiselemente geknüpft werden. </w:t>
      </w:r>
      <w:r w:rsidR="00825FC0">
        <w:rPr>
          <w:rStyle w:val="AdditionalInformation"/>
        </w:rPr>
        <w:t>(Matritzen – Matrizenmultiplikation)</w:t>
      </w:r>
    </w:p>
    <w:p w14:paraId="190CF5E2" w14:textId="5E71B720" w:rsidR="00825FC0" w:rsidRPr="0010554F" w:rsidRDefault="00825FC0" w:rsidP="00CF4216">
      <w:r>
        <w:t>Die Implementierung dieser flexiblen Gamification-Elemente erfordert zusätzlich einen sehr generischen Ansatz und fundiertes Verständnis der dahinterliegenden Techniken</w:t>
      </w:r>
    </w:p>
    <w:p w14:paraId="54AFE0B0" w14:textId="714B1D46" w:rsidR="00235460" w:rsidRDefault="00F609EE" w:rsidP="007D6AE7">
      <w:pPr>
        <w:pStyle w:val="Heading1"/>
      </w:pPr>
      <w:bookmarkStart w:id="29" w:name="_Toc138410026"/>
      <w:r>
        <w:t>Implementierung der</w:t>
      </w:r>
      <w:r w:rsidR="00FF53AA">
        <w:t xml:space="preserve"> </w:t>
      </w:r>
      <w:r w:rsidR="00FD717F">
        <w:t>Gamification-</w:t>
      </w:r>
      <w:r w:rsidR="00FF53AA">
        <w:t>Elemente im ALADIN-Framework</w:t>
      </w:r>
      <w:r w:rsidR="003828C6">
        <w:t xml:space="preserve"> (5)</w:t>
      </w:r>
      <w:bookmarkEnd w:id="29"/>
    </w:p>
    <w:p w14:paraId="347815F2" w14:textId="169E73D8" w:rsidR="00A26DAD" w:rsidRPr="00E4387F" w:rsidRDefault="00A26DAD" w:rsidP="00A26DAD">
      <w:pPr>
        <w:rPr>
          <w:b/>
          <w:bCs/>
        </w:rPr>
      </w:pPr>
      <w:bookmarkStart w:id="30" w:name="_Toc138410027"/>
      <w:r w:rsidRPr="00E4387F">
        <w:rPr>
          <w:b/>
          <w:bCs/>
        </w:rPr>
        <w:t xml:space="preserve">Elemente müssen konfigurativ an alle Aufgaben angepasst werden können (an jeden Aufgabentyp gekoppelt werden) -&gt; </w:t>
      </w:r>
      <w:r w:rsidR="00EA3E7F">
        <w:rPr>
          <w:b/>
          <w:bCs/>
        </w:rPr>
        <w:t>siehe Motivation und Zielstellung</w:t>
      </w:r>
    </w:p>
    <w:p w14:paraId="7DEEBA8E" w14:textId="77777777" w:rsidR="00A26DAD" w:rsidRDefault="00A26DAD" w:rsidP="00A26DAD">
      <w:r>
        <w:t>Müssen deklarativ konfiguriert werden.</w:t>
      </w:r>
    </w:p>
    <w:p w14:paraId="14AB850F" w14:textId="77777777" w:rsidR="00A26DAD" w:rsidRDefault="00A26DAD" w:rsidP="00A26DAD"/>
    <w:p w14:paraId="419C3849" w14:textId="31282469" w:rsidR="00D90944" w:rsidRDefault="00A26DAD" w:rsidP="00A26DAD">
      <w:r>
        <w:t xml:space="preserve">Der Lehrende sollte beim erstellen die Möglichkeit haben verschiedene Gamification-Elemente für die jeweilige Aufgabe auszuwählen. </w:t>
      </w:r>
      <w:r w:rsidR="0016271E">
        <w:t xml:space="preserve">Allerdings müssen hier auch bestimmte vorgaben beachtet werden, damit manche Aufgaben nicht </w:t>
      </w:r>
      <w:r w:rsidR="0016271E">
        <w:lastRenderedPageBreak/>
        <w:t>überdurchschnittliche viele Punkte generieren.</w:t>
      </w:r>
      <w:r w:rsidR="00D90944">
        <w:t xml:space="preserve"> Wenn das Element hinzugefügt wurde und die Aufgabe aufgerufen wird, dann wird das jeweilige Element gerendert. Vue-if (Datenbankwert, ob und welches Element hier aktiviert werden soll)</w:t>
      </w:r>
    </w:p>
    <w:p w14:paraId="171D5CD5" w14:textId="13E1F3DB" w:rsidR="00D90944" w:rsidRDefault="00D90944" w:rsidP="00A26DAD">
      <w:r>
        <w:t xml:space="preserve"> Können auch mehrere Elemente gleichzeitig aktiv sein?</w:t>
      </w:r>
    </w:p>
    <w:p w14:paraId="71280AB1" w14:textId="48EA1FDD" w:rsidR="00BB188F" w:rsidRDefault="007459A1" w:rsidP="00BB188F">
      <w:pPr>
        <w:pStyle w:val="Heading2"/>
      </w:pPr>
      <w:r>
        <w:t>Implementierung des Punktesystems</w:t>
      </w:r>
      <w:bookmarkEnd w:id="30"/>
    </w:p>
    <w:p w14:paraId="088BFDD1" w14:textId="72962989" w:rsidR="007459A1" w:rsidRPr="007459A1" w:rsidRDefault="007459A1" w:rsidP="007459A1">
      <w:pPr>
        <w:pStyle w:val="Heading2"/>
      </w:pPr>
      <w:bookmarkStart w:id="31" w:name="_Toc138410028"/>
      <w:r>
        <w:t>Implementierung der Hilfegesuche</w:t>
      </w:r>
      <w:bookmarkEnd w:id="31"/>
    </w:p>
    <w:p w14:paraId="7A4BB02D" w14:textId="07855DE3" w:rsidR="00235460" w:rsidRDefault="00235460" w:rsidP="00235460">
      <w:pPr>
        <w:pStyle w:val="Heading2"/>
      </w:pPr>
      <w:bookmarkStart w:id="32" w:name="_Toc138410029"/>
      <w:r>
        <w:t xml:space="preserve">Herausforderungen bei der Implementierung </w:t>
      </w:r>
      <w:r w:rsidR="000D0FA1">
        <w:t>der</w:t>
      </w:r>
      <w:r>
        <w:t xml:space="preserve"> Gamification</w:t>
      </w:r>
      <w:r w:rsidR="000D0FA1">
        <w:t>-Elemente in ALADIN</w:t>
      </w:r>
      <w:bookmarkEnd w:id="32"/>
    </w:p>
    <w:p w14:paraId="67CFEB5A" w14:textId="38CB6AFC" w:rsidR="00404CC5" w:rsidRDefault="00670B7C" w:rsidP="00404CC5">
      <w:pPr>
        <w:pStyle w:val="Heading1"/>
      </w:pPr>
      <w:bookmarkStart w:id="33" w:name="_Toc138410030"/>
      <w:r>
        <w:t xml:space="preserve">Test der </w:t>
      </w:r>
      <w:r w:rsidR="00A3281F">
        <w:t>Gamification-Elemente</w:t>
      </w:r>
      <w:r>
        <w:t xml:space="preserve"> am ALADIN-Framework</w:t>
      </w:r>
      <w:bookmarkEnd w:id="33"/>
    </w:p>
    <w:p w14:paraId="62EB5D91" w14:textId="227B2608" w:rsidR="007A7EA0" w:rsidRDefault="00AC2280" w:rsidP="007A7EA0">
      <w:pPr>
        <w:pStyle w:val="Heading2"/>
      </w:pPr>
      <w:bookmarkStart w:id="34" w:name="_Toc138410031"/>
      <w:r>
        <w:t xml:space="preserve">Test des </w:t>
      </w:r>
      <w:r w:rsidR="007A7EA0">
        <w:t>(Punktesystem) als Gamification-Element im ALADIN-</w:t>
      </w:r>
      <w:r w:rsidR="000B2E01">
        <w:t>Framework</w:t>
      </w:r>
      <w:bookmarkEnd w:id="34"/>
    </w:p>
    <w:p w14:paraId="7A717CAF" w14:textId="77777777" w:rsidR="007A7EA0" w:rsidRDefault="007A7EA0" w:rsidP="007A7EA0">
      <w:pPr>
        <w:pStyle w:val="Heading3"/>
      </w:pPr>
      <w:bookmarkStart w:id="35" w:name="_Toc138410032"/>
      <w:r>
        <w:t>Testentwurf</w:t>
      </w:r>
      <w:bookmarkEnd w:id="35"/>
    </w:p>
    <w:p w14:paraId="6EC92CD3" w14:textId="77777777" w:rsidR="007A7EA0" w:rsidRDefault="007A7EA0" w:rsidP="007A7EA0">
      <w:pPr>
        <w:pStyle w:val="Heading3"/>
      </w:pPr>
      <w:bookmarkStart w:id="36" w:name="_Toc138410033"/>
      <w:r>
        <w:t>Testdurchführung (4)</w:t>
      </w:r>
      <w:bookmarkEnd w:id="36"/>
    </w:p>
    <w:p w14:paraId="36C9802E" w14:textId="77777777" w:rsidR="007A7EA0" w:rsidRPr="00FC7852" w:rsidRDefault="007A7EA0" w:rsidP="007A7EA0">
      <w:pPr>
        <w:pStyle w:val="Heading3"/>
      </w:pPr>
      <w:bookmarkStart w:id="37" w:name="_Toc138410034"/>
      <w:r>
        <w:t>Testauswertung (2)</w:t>
      </w:r>
      <w:bookmarkEnd w:id="37"/>
    </w:p>
    <w:p w14:paraId="0B40025E" w14:textId="28DDAA3E" w:rsidR="00FC7852" w:rsidRDefault="00EC1F1A" w:rsidP="00FC7852">
      <w:pPr>
        <w:pStyle w:val="Heading2"/>
      </w:pPr>
      <w:bookmarkStart w:id="38" w:name="_Toc138410035"/>
      <w:r>
        <w:t xml:space="preserve">Test der </w:t>
      </w:r>
      <w:r w:rsidR="007A07E7">
        <w:t>(</w:t>
      </w:r>
      <w:r w:rsidR="00FC7852">
        <w:t>Hilfegesuche</w:t>
      </w:r>
      <w:r w:rsidR="007A07E7">
        <w:t>)</w:t>
      </w:r>
      <w:r w:rsidR="00FC7852">
        <w:t xml:space="preserve"> als Gamification-Element im ALADIN-</w:t>
      </w:r>
      <w:r w:rsidR="000B2E01">
        <w:t>Framework</w:t>
      </w:r>
      <w:bookmarkEnd w:id="38"/>
    </w:p>
    <w:p w14:paraId="31A79216" w14:textId="77777777" w:rsidR="00FC7852" w:rsidRDefault="00FC7852" w:rsidP="00FC7852">
      <w:pPr>
        <w:pStyle w:val="Heading3"/>
      </w:pPr>
      <w:bookmarkStart w:id="39" w:name="_Toc138410036"/>
      <w:r>
        <w:t>Testentwurf</w:t>
      </w:r>
      <w:bookmarkEnd w:id="39"/>
    </w:p>
    <w:p w14:paraId="049C29D7" w14:textId="77777777" w:rsidR="00FC7852" w:rsidRDefault="00FC7852" w:rsidP="00FC7852">
      <w:pPr>
        <w:pStyle w:val="Heading3"/>
      </w:pPr>
      <w:bookmarkStart w:id="40" w:name="_Toc138410037"/>
      <w:r>
        <w:t>Testdurchführung (4)</w:t>
      </w:r>
      <w:bookmarkEnd w:id="40"/>
    </w:p>
    <w:p w14:paraId="75FDDA65" w14:textId="77777777" w:rsidR="00FC7852" w:rsidRPr="00FC7852" w:rsidRDefault="00FC7852" w:rsidP="00FC7852">
      <w:pPr>
        <w:pStyle w:val="Heading3"/>
      </w:pPr>
      <w:bookmarkStart w:id="41" w:name="_Toc138410038"/>
      <w:r>
        <w:t>Testauswertung (2)</w:t>
      </w:r>
      <w:bookmarkEnd w:id="41"/>
    </w:p>
    <w:p w14:paraId="30295510" w14:textId="1B60AAFA" w:rsidR="0067075B" w:rsidRPr="00915116" w:rsidRDefault="00D74A5B" w:rsidP="000169D9">
      <w:pPr>
        <w:pStyle w:val="Heading1"/>
        <w:rPr>
          <w:i/>
          <w:iCs/>
        </w:rPr>
      </w:pPr>
      <w:bookmarkStart w:id="42" w:name="_Toc138410039"/>
      <w:r>
        <w:t>Fazit</w:t>
      </w:r>
      <w:r w:rsidR="004104DE">
        <w:t xml:space="preserve"> und Ausblick</w:t>
      </w:r>
      <w:r w:rsidR="00235AC5">
        <w:t xml:space="preserve"> (1)</w:t>
      </w:r>
      <w:bookmarkEnd w:id="42"/>
    </w:p>
    <w:p w14:paraId="27AFFE45" w14:textId="456DD4A0" w:rsidR="00D74A5B" w:rsidRPr="00915116" w:rsidRDefault="00D74A5B" w:rsidP="00D74A5B">
      <w:pPr>
        <w:pStyle w:val="Heading2"/>
        <w:rPr>
          <w:i/>
          <w:iCs/>
        </w:rPr>
      </w:pPr>
      <w:bookmarkStart w:id="43" w:name="_Toc138410040"/>
      <w:r w:rsidRPr="00915116">
        <w:rPr>
          <w:i/>
          <w:iCs/>
        </w:rPr>
        <w:t>Zusammenfassung der Ergebnisse</w:t>
      </w:r>
      <w:r w:rsidR="003828C6" w:rsidRPr="00915116">
        <w:rPr>
          <w:i/>
          <w:iCs/>
        </w:rPr>
        <w:t xml:space="preserve"> (</w:t>
      </w:r>
      <w:r w:rsidR="00235AC5">
        <w:rPr>
          <w:i/>
          <w:iCs/>
        </w:rPr>
        <w:t>0,5</w:t>
      </w:r>
      <w:r w:rsidR="003828C6" w:rsidRPr="00915116">
        <w:rPr>
          <w:i/>
          <w:iCs/>
        </w:rPr>
        <w:t>)</w:t>
      </w:r>
      <w:bookmarkEnd w:id="43"/>
    </w:p>
    <w:p w14:paraId="647CD571" w14:textId="3B99F985" w:rsidR="00D74A5B" w:rsidRPr="00915116" w:rsidRDefault="00D74A5B" w:rsidP="00D74A5B">
      <w:pPr>
        <w:pStyle w:val="Heading2"/>
        <w:rPr>
          <w:i/>
          <w:iCs/>
        </w:rPr>
      </w:pPr>
      <w:bookmarkStart w:id="44" w:name="_Toc138410041"/>
      <w:r w:rsidRPr="00915116">
        <w:rPr>
          <w:i/>
          <w:iCs/>
        </w:rPr>
        <w:t>Implikation für die Praxis</w:t>
      </w:r>
      <w:r w:rsidR="003828C6" w:rsidRPr="00915116">
        <w:rPr>
          <w:i/>
          <w:iCs/>
        </w:rPr>
        <w:t xml:space="preserve"> (</w:t>
      </w:r>
      <w:r w:rsidR="002943B4">
        <w:rPr>
          <w:i/>
          <w:iCs/>
        </w:rPr>
        <w:t>0,5</w:t>
      </w:r>
      <w:r w:rsidR="003828C6" w:rsidRPr="00915116">
        <w:rPr>
          <w:i/>
          <w:iCs/>
        </w:rPr>
        <w:t>)</w:t>
      </w:r>
      <w:bookmarkEnd w:id="44"/>
    </w:p>
    <w:p w14:paraId="57581476" w14:textId="596C01AD" w:rsidR="00D74A5B" w:rsidRPr="00915116" w:rsidRDefault="00D74A5B" w:rsidP="00572188">
      <w:pPr>
        <w:pStyle w:val="Heading2"/>
        <w:rPr>
          <w:i/>
          <w:iCs/>
        </w:rPr>
      </w:pPr>
      <w:bookmarkStart w:id="45" w:name="_Toc138410042"/>
      <w:r w:rsidRPr="00915116">
        <w:rPr>
          <w:i/>
          <w:iCs/>
        </w:rPr>
        <w:lastRenderedPageBreak/>
        <w:t>Kritische Reflexion und Limitation der Arbeit</w:t>
      </w:r>
      <w:r w:rsidR="003828C6" w:rsidRPr="00915116">
        <w:rPr>
          <w:i/>
          <w:iCs/>
        </w:rPr>
        <w:t xml:space="preserve"> (</w:t>
      </w:r>
      <w:r w:rsidR="002943B4">
        <w:rPr>
          <w:i/>
          <w:iCs/>
        </w:rPr>
        <w:t>0,2</w:t>
      </w:r>
      <w:r w:rsidR="003828C6" w:rsidRPr="00915116">
        <w:rPr>
          <w:i/>
          <w:iCs/>
        </w:rPr>
        <w:t>)</w:t>
      </w:r>
      <w:bookmarkEnd w:id="45"/>
    </w:p>
    <w:p w14:paraId="05079325" w14:textId="5F29DB7B" w:rsidR="003C5ADF" w:rsidRDefault="00D74A5B" w:rsidP="00572188">
      <w:pPr>
        <w:pStyle w:val="Heading2"/>
      </w:pPr>
      <w:bookmarkStart w:id="46" w:name="_Toc138410043"/>
      <w:r w:rsidRPr="00915116">
        <w:rPr>
          <w:i/>
          <w:iCs/>
        </w:rPr>
        <w:t xml:space="preserve">Ausblick und zukünftige </w:t>
      </w:r>
      <w:r w:rsidR="006F72E6" w:rsidRPr="00915116">
        <w:rPr>
          <w:i/>
          <w:iCs/>
        </w:rPr>
        <w:t>Forschungen</w:t>
      </w:r>
      <w:r w:rsidR="003828C6">
        <w:t xml:space="preserve"> (</w:t>
      </w:r>
      <w:r w:rsidR="002943B4">
        <w:t>0,2</w:t>
      </w:r>
      <w:r w:rsidR="003828C6">
        <w:t>)</w:t>
      </w:r>
      <w:bookmarkEnd w:id="46"/>
    </w:p>
    <w:p w14:paraId="04CCB096" w14:textId="77777777" w:rsidR="003C5ADF" w:rsidRDefault="003C5ADF">
      <w:pPr>
        <w:widowControl/>
        <w:spacing w:before="0" w:after="160" w:line="259" w:lineRule="auto"/>
        <w:rPr>
          <w:rFonts w:eastAsiaTheme="majorEastAsia" w:cstheme="majorBidi"/>
          <w:b/>
          <w:sz w:val="28"/>
          <w:szCs w:val="26"/>
        </w:rPr>
      </w:pPr>
      <w:r>
        <w:br w:type="page"/>
      </w:r>
    </w:p>
    <w:bookmarkStart w:id="47" w:name="_Toc138410044" w:displacedByCustomXml="next"/>
    <w:sdt>
      <w:sdtPr>
        <w:rPr>
          <w:rFonts w:eastAsiaTheme="minorHAnsi" w:cstheme="minorBidi"/>
          <w:b w:val="0"/>
          <w:sz w:val="24"/>
          <w:szCs w:val="24"/>
        </w:rPr>
        <w:id w:val="1669829070"/>
        <w:docPartObj>
          <w:docPartGallery w:val="Bibliographies"/>
          <w:docPartUnique/>
        </w:docPartObj>
      </w:sdtPr>
      <w:sdtEndPr/>
      <w:sdtContent>
        <w:p w14:paraId="0C039D28" w14:textId="47AE06DE" w:rsidR="008917DD" w:rsidRDefault="00BE252A">
          <w:pPr>
            <w:pStyle w:val="Heading1"/>
          </w:pPr>
          <w:r>
            <w:t>Literaturverzeichnis</w:t>
          </w:r>
          <w:bookmarkEnd w:id="47"/>
        </w:p>
        <w:sdt>
          <w:sdtPr>
            <w:id w:val="-573587230"/>
            <w:bibliography/>
          </w:sdtPr>
          <w:sdtEndPr/>
          <w:sdtContent>
            <w:p w14:paraId="4B7D1C35" w14:textId="77777777" w:rsidR="00452D63" w:rsidRPr="00452D63" w:rsidRDefault="008917DD" w:rsidP="00452D63">
              <w:pPr>
                <w:pStyle w:val="Bibliography"/>
                <w:rPr>
                  <w:noProof/>
                  <w:lang w:val="en-US"/>
                </w:rPr>
              </w:pPr>
              <w:r>
                <w:fldChar w:fldCharType="begin"/>
              </w:r>
              <w:r w:rsidRPr="00C51A25">
                <w:rPr>
                  <w:lang w:val="en-US"/>
                </w:rPr>
                <w:instrText xml:space="preserve"> BIBLIOGRAPHY </w:instrText>
              </w:r>
              <w:r>
                <w:fldChar w:fldCharType="separate"/>
              </w:r>
              <w:r w:rsidR="00452D63" w:rsidRPr="00452D63">
                <w:rPr>
                  <w:noProof/>
                  <w:lang w:val="en-US"/>
                </w:rPr>
                <w:t xml:space="preserve">Alsawaier, R., 2017. The Effect of Gamification on Motivation and Engagement. </w:t>
              </w:r>
              <w:r w:rsidR="00452D63" w:rsidRPr="00452D63">
                <w:rPr>
                  <w:i/>
                  <w:iCs/>
                  <w:noProof/>
                  <w:lang w:val="en-US"/>
                </w:rPr>
                <w:t>International Journal of Information and Learning Technology</w:t>
              </w:r>
              <w:r w:rsidR="00452D63" w:rsidRPr="00452D63">
                <w:rPr>
                  <w:noProof/>
                  <w:lang w:val="en-US"/>
                </w:rPr>
                <w:t xml:space="preserve">, November. </w:t>
              </w:r>
            </w:p>
            <w:p w14:paraId="19AFF3F3" w14:textId="77777777" w:rsidR="00452D63" w:rsidRPr="004210E6" w:rsidRDefault="00452D63" w:rsidP="00452D63">
              <w:pPr>
                <w:pStyle w:val="Bibliography"/>
                <w:rPr>
                  <w:noProof/>
                  <w:lang w:val="en-US"/>
                </w:rPr>
              </w:pPr>
              <w:r w:rsidRPr="00452D63">
                <w:rPr>
                  <w:noProof/>
                  <w:lang w:val="en-US"/>
                </w:rPr>
                <w:t xml:space="preserve">Liarokapis, F., Anderson, E. F. &amp; Oikonomou, A., 2010. </w:t>
              </w:r>
              <w:r w:rsidRPr="004210E6">
                <w:rPr>
                  <w:i/>
                  <w:iCs/>
                  <w:noProof/>
                  <w:lang w:val="en-US"/>
                </w:rPr>
                <w:t xml:space="preserve">Serious Games for use in a Higher Education Environment. </w:t>
              </w:r>
              <w:r w:rsidRPr="004210E6">
                <w:rPr>
                  <w:noProof/>
                  <w:lang w:val="en-US"/>
                </w:rPr>
                <w:t xml:space="preserve">[Online] </w:t>
              </w:r>
              <w:r w:rsidRPr="004210E6">
                <w:rPr>
                  <w:noProof/>
                  <w:lang w:val="en-US"/>
                </w:rPr>
                <w:br/>
                <w:t xml:space="preserve">Available at: </w:t>
              </w:r>
              <w:r w:rsidRPr="004210E6">
                <w:rPr>
                  <w:noProof/>
                  <w:u w:val="single"/>
                  <w:lang w:val="en-US"/>
                </w:rPr>
                <w:t>https://www.researchgate.net/publication/230778862_Serious_Games_for_use_in_a_Higher_Education_Environment</w:t>
              </w:r>
              <w:r w:rsidRPr="004210E6">
                <w:rPr>
                  <w:noProof/>
                  <w:lang w:val="en-US"/>
                </w:rPr>
                <w:br/>
                <w:t>[Zugriff am 24 Mai 2023].</w:t>
              </w:r>
            </w:p>
            <w:p w14:paraId="0E2E6AD3" w14:textId="77777777" w:rsidR="00452D63" w:rsidRPr="004210E6" w:rsidRDefault="00452D63" w:rsidP="00452D63">
              <w:pPr>
                <w:pStyle w:val="Bibliography"/>
                <w:rPr>
                  <w:noProof/>
                  <w:lang w:val="en-US"/>
                </w:rPr>
              </w:pPr>
              <w:r>
                <w:rPr>
                  <w:noProof/>
                </w:rPr>
                <w:t xml:space="preserve">Pawelka, F., Wollmann, T., Stöber, J. &amp; Lam, T. V., 2017. </w:t>
              </w:r>
              <w:r>
                <w:rPr>
                  <w:i/>
                  <w:iCs/>
                  <w:noProof/>
                </w:rPr>
                <w:t xml:space="preserve">Erfolgreiches Lernen durch gamifiziertes E-Learning. </w:t>
              </w:r>
              <w:r w:rsidRPr="004210E6">
                <w:rPr>
                  <w:noProof/>
                  <w:lang w:val="en-US"/>
                </w:rPr>
                <w:t xml:space="preserve">[Online] </w:t>
              </w:r>
              <w:r w:rsidRPr="004210E6">
                <w:rPr>
                  <w:noProof/>
                  <w:lang w:val="en-US"/>
                </w:rPr>
                <w:br/>
                <w:t xml:space="preserve">Available at: </w:t>
              </w:r>
              <w:r w:rsidRPr="004210E6">
                <w:rPr>
                  <w:noProof/>
                  <w:u w:val="single"/>
                  <w:lang w:val="en-US"/>
                </w:rPr>
                <w:t>https://dl.gi.de/handle/20.500.12116/2874</w:t>
              </w:r>
              <w:r w:rsidRPr="004210E6">
                <w:rPr>
                  <w:noProof/>
                  <w:lang w:val="en-US"/>
                </w:rPr>
                <w:br/>
                <w:t>[Zugriff am 17 Juli 2023].</w:t>
              </w:r>
            </w:p>
            <w:p w14:paraId="25C4E750" w14:textId="77777777" w:rsidR="00452D63" w:rsidRDefault="00452D63" w:rsidP="00452D63">
              <w:pPr>
                <w:pStyle w:val="Bibliography"/>
                <w:rPr>
                  <w:noProof/>
                </w:rPr>
              </w:pPr>
              <w:r w:rsidRPr="004210E6">
                <w:rPr>
                  <w:noProof/>
                  <w:lang w:val="en-US"/>
                </w:rPr>
                <w:t xml:space="preserve">Ryan, R. M. &amp; Deci, E. L., 2000. Self-Determination Theory and the Facilitation of Intrinsic Motivation, Social Development, and Well-Being. </w:t>
              </w:r>
              <w:r>
                <w:rPr>
                  <w:i/>
                  <w:iCs/>
                  <w:noProof/>
                </w:rPr>
                <w:t>American Psychologist</w:t>
              </w:r>
              <w:r>
                <w:rPr>
                  <w:noProof/>
                </w:rPr>
                <w:t xml:space="preserve">, Januar. </w:t>
              </w:r>
            </w:p>
            <w:p w14:paraId="0DEAA68E" w14:textId="77777777" w:rsidR="00452D63" w:rsidRPr="004210E6" w:rsidRDefault="00452D63" w:rsidP="00452D63">
              <w:pPr>
                <w:pStyle w:val="Bibliography"/>
                <w:rPr>
                  <w:noProof/>
                  <w:lang w:val="en-US"/>
                </w:rPr>
              </w:pPr>
              <w:r>
                <w:rPr>
                  <w:noProof/>
                </w:rPr>
                <w:t xml:space="preserve">Sailer, M., 2016. </w:t>
              </w:r>
              <w:r>
                <w:rPr>
                  <w:i/>
                  <w:iCs/>
                  <w:noProof/>
                </w:rPr>
                <w:t xml:space="preserve">Die Wirkung von Gamification auf Motivation und Leistung. </w:t>
              </w:r>
              <w:r w:rsidRPr="004210E6">
                <w:rPr>
                  <w:noProof/>
                  <w:lang w:val="en-US"/>
                </w:rPr>
                <w:t>München: Springer.</w:t>
              </w:r>
            </w:p>
            <w:p w14:paraId="7E045BCA" w14:textId="77777777" w:rsidR="00452D63" w:rsidRPr="004210E6" w:rsidRDefault="00452D63" w:rsidP="00452D63">
              <w:pPr>
                <w:pStyle w:val="Bibliography"/>
                <w:rPr>
                  <w:noProof/>
                  <w:lang w:val="en-US"/>
                </w:rPr>
              </w:pPr>
              <w:r w:rsidRPr="004210E6">
                <w:rPr>
                  <w:noProof/>
                  <w:lang w:val="en-US"/>
                </w:rPr>
                <w:t xml:space="preserve">Stieglitz, S., Lattemann, C. &amp; Christoph, G., 2010. </w:t>
              </w:r>
              <w:r w:rsidRPr="004210E6">
                <w:rPr>
                  <w:i/>
                  <w:iCs/>
                  <w:noProof/>
                  <w:lang w:val="en-US"/>
                </w:rPr>
                <w:t xml:space="preserve">Learning arrangements in virtual worlds. Tagungsband 43. Hawaii International Conference on System Science (HICSS). </w:t>
              </w:r>
              <w:r w:rsidRPr="004210E6">
                <w:rPr>
                  <w:noProof/>
                  <w:lang w:val="en-US"/>
                </w:rPr>
                <w:t>Hawaii, s.n.</w:t>
              </w:r>
            </w:p>
            <w:p w14:paraId="08425C28" w14:textId="77777777" w:rsidR="00452D63" w:rsidRPr="004210E6" w:rsidRDefault="00452D63" w:rsidP="00452D63">
              <w:pPr>
                <w:pStyle w:val="Bibliography"/>
                <w:rPr>
                  <w:noProof/>
                  <w:lang w:val="en-US"/>
                </w:rPr>
              </w:pPr>
              <w:r w:rsidRPr="004210E6">
                <w:rPr>
                  <w:noProof/>
                  <w:lang w:val="en-US"/>
                </w:rPr>
                <w:t xml:space="preserve">Strahringer, S. &amp; Leyh, C., 2017. </w:t>
              </w:r>
              <w:r w:rsidRPr="004210E6">
                <w:rPr>
                  <w:i/>
                  <w:iCs/>
                  <w:noProof/>
                  <w:lang w:val="en-US"/>
                </w:rPr>
                <w:t xml:space="preserve">Gamification und Serious Games. </w:t>
              </w:r>
              <w:r w:rsidRPr="004210E6">
                <w:rPr>
                  <w:noProof/>
                  <w:lang w:val="en-US"/>
                </w:rPr>
                <w:t xml:space="preserve">[Online] </w:t>
              </w:r>
              <w:r w:rsidRPr="004210E6">
                <w:rPr>
                  <w:noProof/>
                  <w:lang w:val="en-US"/>
                </w:rPr>
                <w:br/>
                <w:t xml:space="preserve">Available at: </w:t>
              </w:r>
              <w:r w:rsidRPr="004210E6">
                <w:rPr>
                  <w:noProof/>
                  <w:u w:val="single"/>
                  <w:lang w:val="en-US"/>
                </w:rPr>
                <w:t>https://link.springer.com/chapter/10.1007/978-3-658-16742-4_1</w:t>
              </w:r>
              <w:r w:rsidRPr="004210E6">
                <w:rPr>
                  <w:noProof/>
                  <w:lang w:val="en-US"/>
                </w:rPr>
                <w:br/>
                <w:t>[Zugriff am 10 Mai 2023].</w:t>
              </w:r>
            </w:p>
            <w:p w14:paraId="74D62319" w14:textId="77777777" w:rsidR="00452D63" w:rsidRPr="004210E6" w:rsidRDefault="00452D63" w:rsidP="00452D63">
              <w:pPr>
                <w:pStyle w:val="Bibliography"/>
                <w:rPr>
                  <w:noProof/>
                  <w:lang w:val="en-US"/>
                </w:rPr>
              </w:pPr>
              <w:r>
                <w:rPr>
                  <w:noProof/>
                </w:rPr>
                <w:t xml:space="preserve">Wilmers, A., Achenbach, M. &amp; Keller, C., 2021. </w:t>
              </w:r>
              <w:r>
                <w:rPr>
                  <w:i/>
                  <w:iCs/>
                  <w:noProof/>
                </w:rPr>
                <w:t xml:space="preserve">Bildung im digitalen Wandel Organisationsentwicklung in Bildungseinrichtungen. </w:t>
              </w:r>
              <w:r w:rsidRPr="004210E6">
                <w:rPr>
                  <w:noProof/>
                  <w:lang w:val="en-US"/>
                </w:rPr>
                <w:t xml:space="preserve">[Online] </w:t>
              </w:r>
              <w:r w:rsidRPr="004210E6">
                <w:rPr>
                  <w:noProof/>
                  <w:lang w:val="en-US"/>
                </w:rPr>
                <w:br/>
                <w:t xml:space="preserve">Available at: </w:t>
              </w:r>
              <w:r w:rsidRPr="004210E6">
                <w:rPr>
                  <w:noProof/>
                  <w:u w:val="single"/>
                  <w:lang w:val="en-US"/>
                </w:rPr>
                <w:t>https://elibrary.utb.de/doi/book/10.31244/9783830994558</w:t>
              </w:r>
              <w:r w:rsidRPr="004210E6">
                <w:rPr>
                  <w:noProof/>
                  <w:lang w:val="en-US"/>
                </w:rPr>
                <w:br/>
                <w:t>[Zugriff am 17 Juni 2023].</w:t>
              </w:r>
            </w:p>
            <w:p w14:paraId="01B0C8CC" w14:textId="7AA344D5" w:rsidR="008917DD" w:rsidRDefault="008917DD" w:rsidP="00452D63">
              <w:r>
                <w:rPr>
                  <w:b/>
                  <w:bCs/>
                  <w:noProof/>
                </w:rPr>
                <w:lastRenderedPageBreak/>
                <w:fldChar w:fldCharType="end"/>
              </w:r>
            </w:p>
          </w:sdtContent>
        </w:sdt>
      </w:sdtContent>
    </w:sdt>
    <w:p w14:paraId="3F571D85" w14:textId="2D1E62A0" w:rsidR="006024B3" w:rsidRPr="006024B3" w:rsidRDefault="00703C00" w:rsidP="006024B3">
      <w:r w:rsidRPr="00703C00">
        <w:t>https://link.springer.com/chapter/10.1007/978-3-658-16742-4_1</w:t>
      </w:r>
    </w:p>
    <w:p w14:paraId="7CC720DC" w14:textId="77777777" w:rsidR="00BD17E5" w:rsidRDefault="00BD17E5" w:rsidP="00BD17E5">
      <w:r>
        <w:t xml:space="preserve">Angabe der Quelle durch Nennung des Autorennamens in Großbuchstaben in </w:t>
      </w:r>
    </w:p>
    <w:p w14:paraId="7E448730" w14:textId="77777777" w:rsidR="00BD17E5" w:rsidRDefault="00BD17E5" w:rsidP="00BD17E5">
      <w:r>
        <w:t xml:space="preserve">Verbindung mit der Jahreszahl, ggf. wird der erste Autor genannt mit dem Zusatz et al. </w:t>
      </w:r>
    </w:p>
    <w:p w14:paraId="2603329A" w14:textId="77777777" w:rsidR="00BD17E5" w:rsidRDefault="00BD17E5" w:rsidP="00BD17E5">
      <w:r>
        <w:t xml:space="preserve">oder u.a. falls mehrere Autoren vorhanden sind oder die Firma bzw. Institution </w:t>
      </w:r>
    </w:p>
    <w:p w14:paraId="63B902A7" w14:textId="77777777" w:rsidR="00BD17E5" w:rsidRDefault="00BD17E5" w:rsidP="00BD17E5">
      <w:r>
        <w:t>- Beispiele: nach JACOB (1940), oder (MÜLLER 1980)</w:t>
      </w:r>
    </w:p>
    <w:p w14:paraId="4BA7B029" w14:textId="77777777" w:rsidR="00BD17E5" w:rsidRDefault="00BD17E5" w:rsidP="00BD17E5">
      <w:r>
        <w:t xml:space="preserve">- wörtliche Zitate in Anführungszeichen setzen, Auslassungen in diesen mit […] </w:t>
      </w:r>
    </w:p>
    <w:p w14:paraId="7B1DF985" w14:textId="77777777" w:rsidR="00BD17E5" w:rsidRDefault="00BD17E5" w:rsidP="00BD17E5">
      <w:r>
        <w:t xml:space="preserve">kennzeichnen </w:t>
      </w:r>
    </w:p>
    <w:p w14:paraId="47FA6158" w14:textId="77777777" w:rsidR="00BD17E5" w:rsidRDefault="00BD17E5" w:rsidP="00BD17E5">
      <w:r>
        <w:t xml:space="preserve">- bei Verweis auf ähnliche Stellen oder nähere Ausführungen in einem anderen Werk </w:t>
      </w:r>
    </w:p>
    <w:p w14:paraId="6B755AE3" w14:textId="77777777" w:rsidR="00BD17E5" w:rsidRDefault="00BD17E5" w:rsidP="00BD17E5">
      <w:r>
        <w:t xml:space="preserve">ohne eine bestimmte Stelle aus diesem Werk zu entnehmen ist die Quellenangabe mit </w:t>
      </w:r>
    </w:p>
    <w:p w14:paraId="102CA237" w14:textId="77777777" w:rsidR="00BD17E5" w:rsidRDefault="00BD17E5" w:rsidP="00BD17E5">
      <w:r>
        <w:t xml:space="preserve">„vgl. …“ einzuleiten (vgl. MIEBACH u.a. 1995) </w:t>
      </w:r>
    </w:p>
    <w:p w14:paraId="1B57D340" w14:textId="77777777" w:rsidR="00BD17E5" w:rsidRPr="00D471BF" w:rsidRDefault="00BD17E5" w:rsidP="00BD17E5">
      <w:r>
        <w:t>- Internet-Links werden mit ihrer Adresse angegeben</w:t>
      </w:r>
    </w:p>
    <w:p w14:paraId="7A4731F8" w14:textId="77777777" w:rsidR="00BD17E5" w:rsidRDefault="00BD17E5" w:rsidP="00BD17E5">
      <w:r>
        <w:t xml:space="preserve">- alphabetisches Aufführen (nach Autorenname) </w:t>
      </w:r>
    </w:p>
    <w:p w14:paraId="1854FA99" w14:textId="77777777" w:rsidR="00BD17E5" w:rsidRDefault="00BD17E5" w:rsidP="00BD17E5">
      <w:r>
        <w:t xml:space="preserve">- die Autorennamen werden in Großbuchstaben geschrieben und der Vorname </w:t>
      </w:r>
    </w:p>
    <w:p w14:paraId="0F1E7635" w14:textId="77777777" w:rsidR="00BD17E5" w:rsidRDefault="00BD17E5" w:rsidP="00BD17E5">
      <w:r>
        <w:t xml:space="preserve">abgekürzt, Titel der Autoren entfallen, Adelstitel werden vor den Familiennamen </w:t>
      </w:r>
    </w:p>
    <w:p w14:paraId="1EA992B1" w14:textId="77777777" w:rsidR="00BD17E5" w:rsidRDefault="00BD17E5" w:rsidP="00BD17E5">
      <w:r>
        <w:t xml:space="preserve">gestellt </w:t>
      </w:r>
    </w:p>
    <w:p w14:paraId="6A6D560F" w14:textId="77777777" w:rsidR="00BD17E5" w:rsidRDefault="00BD17E5" w:rsidP="00BD17E5">
      <w:r>
        <w:t xml:space="preserve">- beim ersten Autor wird zuerst der Familienname, dann der Vorname, bei Co-Autoren </w:t>
      </w:r>
    </w:p>
    <w:p w14:paraId="7F8B5B68" w14:textId="77777777" w:rsidR="00BD17E5" w:rsidRDefault="00BD17E5" w:rsidP="00BD17E5">
      <w:r>
        <w:t xml:space="preserve">zuerst der Vornamen, dann der Familiennamen angegeben, vor den letzten Co-Autor </w:t>
      </w:r>
    </w:p>
    <w:p w14:paraId="203E9C72" w14:textId="77777777" w:rsidR="00BD17E5" w:rsidRDefault="00BD17E5" w:rsidP="00BD17E5">
      <w:r>
        <w:t xml:space="preserve">wird ein „und“ gesetzt (wie im Englischen) </w:t>
      </w:r>
    </w:p>
    <w:p w14:paraId="1D04780A" w14:textId="77777777" w:rsidR="00BD17E5" w:rsidRDefault="00BD17E5" w:rsidP="00BD17E5">
      <w:r>
        <w:t xml:space="preserve">Bsp.: von FÜRST, K., G. KAISER, P. KÖNIG u. B.GRAF (oder anstelle von „und“ &amp;) </w:t>
      </w:r>
    </w:p>
    <w:p w14:paraId="4F7DDB11" w14:textId="77777777" w:rsidR="00BD17E5" w:rsidRDefault="00BD17E5" w:rsidP="00BD17E5">
      <w:r>
        <w:t xml:space="preserve">- bei Büchern, die von vielen Autoren verfasst wurden, wird kein Autor angegeben </w:t>
      </w:r>
    </w:p>
    <w:p w14:paraId="2A4A074D" w14:textId="77777777" w:rsidR="00BD17E5" w:rsidRDefault="00BD17E5" w:rsidP="00BD17E5">
      <w:r>
        <w:t xml:space="preserve">- wurde das Buch nicht von einem Einzelnen verfasst, sondern herausgegeben, so steht </w:t>
      </w:r>
    </w:p>
    <w:p w14:paraId="7506CC91" w14:textId="77777777" w:rsidR="00BD17E5" w:rsidRDefault="00BD17E5" w:rsidP="00BD17E5">
      <w:r>
        <w:lastRenderedPageBreak/>
        <w:t xml:space="preserve">nach dem Namen in Klammern das Kürzel „Hrsg“, bei mehreren Herausgebern reicht </w:t>
      </w:r>
    </w:p>
    <w:p w14:paraId="20E2CE57" w14:textId="77777777" w:rsidR="00BD17E5" w:rsidRDefault="00BD17E5" w:rsidP="00BD17E5">
      <w:r>
        <w:t xml:space="preserve">die Angabe des ersten Namens, </w:t>
      </w:r>
    </w:p>
    <w:p w14:paraId="3812963B" w14:textId="77777777" w:rsidR="00BD17E5" w:rsidRDefault="00BD17E5" w:rsidP="00BD17E5">
      <w:r>
        <w:t xml:space="preserve">- wenn keine Autorenangabe vorhanden ist, wird statt dessen ANONYM verwendet </w:t>
      </w:r>
    </w:p>
    <w:p w14:paraId="3C1A18DF" w14:textId="77777777" w:rsidR="00BD17E5" w:rsidRDefault="00BD17E5" w:rsidP="00BD17E5">
      <w:r>
        <w:t xml:space="preserve">- bei Büchern, Sammelwerken, Tagungsbänden: </w:t>
      </w:r>
    </w:p>
    <w:p w14:paraId="5038E8C5" w14:textId="77777777" w:rsidR="00BD17E5" w:rsidRDefault="00BD17E5" w:rsidP="00BD17E5">
      <w:r>
        <w:t xml:space="preserve">Autoren: Titel des Beitrages. Titel des Buches/Tagungsband o.ä.. Band Nr., Verlag, </w:t>
      </w:r>
    </w:p>
    <w:p w14:paraId="3246AB87" w14:textId="77777777" w:rsidR="00BD17E5" w:rsidRDefault="00BD17E5" w:rsidP="00BD17E5">
      <w:r>
        <w:t xml:space="preserve">Ort, Erscheinungsjahr. S. … - … . </w:t>
      </w:r>
    </w:p>
    <w:p w14:paraId="5C2F2B57" w14:textId="77777777" w:rsidR="00BD17E5" w:rsidRDefault="00BD17E5" w:rsidP="00BD17E5">
      <w:r>
        <w:t xml:space="preserve">dabei erfolgt die Angabe von Titel des Beitrages und Seite. …-… nur für den Fall, </w:t>
      </w:r>
    </w:p>
    <w:p w14:paraId="189E8585" w14:textId="77777777" w:rsidR="00BD17E5" w:rsidRDefault="00BD17E5" w:rsidP="00BD17E5">
      <w:r>
        <w:t xml:space="preserve">dass der Autor nur einen Teilbetrag in diesem Buch /Tagungsband geleistet hat </w:t>
      </w:r>
    </w:p>
    <w:p w14:paraId="1474FBC9" w14:textId="77777777" w:rsidR="00BD17E5" w:rsidRDefault="00BD17E5" w:rsidP="00BD17E5">
      <w:r>
        <w:t xml:space="preserve">Autoren: Titel der Veröffentlichungen. Zeitschriftenname, Jahrgang, Jahr, Heft-Nr., </w:t>
      </w:r>
    </w:p>
    <w:p w14:paraId="66EC17E6" w14:textId="77777777" w:rsidR="00BD17E5" w:rsidRDefault="00BD17E5" w:rsidP="00BD17E5">
      <w:r>
        <w:t xml:space="preserve">Seite …-… </w:t>
      </w:r>
    </w:p>
    <w:p w14:paraId="0A5DB025" w14:textId="77777777" w:rsidR="00BD17E5" w:rsidRDefault="00BD17E5" w:rsidP="00BD17E5">
      <w:r>
        <w:t xml:space="preserve">- Normen und Richtlinien: </w:t>
      </w:r>
    </w:p>
    <w:p w14:paraId="473B29E6" w14:textId="77777777" w:rsidR="00BD17E5" w:rsidRDefault="00BD17E5" w:rsidP="00BD17E5">
      <w:r>
        <w:t xml:space="preserve">DIN-Nummer bzw. Richtlinienbezeichnungen: Titel. Herausgeber, Ort, Jahr. </w:t>
      </w:r>
    </w:p>
    <w:p w14:paraId="43C327B5" w14:textId="77777777" w:rsidR="00BD17E5" w:rsidRDefault="00BD17E5" w:rsidP="00BD17E5">
      <w:r>
        <w:t xml:space="preserve">- Habilitationen, Dissertationen, Diplomarbeiten, Studienarbeiten: </w:t>
      </w:r>
    </w:p>
    <w:p w14:paraId="30D72BB6" w14:textId="77777777" w:rsidR="00BD17E5" w:rsidRDefault="00BD17E5" w:rsidP="00BD17E5">
      <w:r>
        <w:t>Diplom und Studienarbeiten:</w:t>
      </w:r>
    </w:p>
    <w:p w14:paraId="49B4C09B" w14:textId="77777777" w:rsidR="00BD17E5" w:rsidRDefault="00BD17E5" w:rsidP="00BD17E5">
      <w:r>
        <w:t xml:space="preserve">Autor: Titel der Arbeit. Name der Hochschule, Fakultät bzw. Fachbereich, Art der </w:t>
      </w:r>
    </w:p>
    <w:p w14:paraId="364DCBD5" w14:textId="77777777" w:rsidR="00BD17E5" w:rsidRDefault="00BD17E5" w:rsidP="00BD17E5">
      <w:r>
        <w:t xml:space="preserve">Arbeit (Diplom-/Studienarbeit), Jahr. </w:t>
      </w:r>
    </w:p>
    <w:p w14:paraId="619175D4" w14:textId="77777777" w:rsidR="00BD17E5" w:rsidRDefault="00BD17E5" w:rsidP="00BD17E5">
      <w:r>
        <w:t xml:space="preserve">Habilitationen/Dissertationen: </w:t>
      </w:r>
    </w:p>
    <w:p w14:paraId="246242D9" w14:textId="77777777" w:rsidR="00BD17E5" w:rsidRDefault="00BD17E5" w:rsidP="00BD17E5">
      <w:r>
        <w:t xml:space="preserve">Autor: Titel der Arbeit. Verlag, Erscheinungsort, Jahr. Name der Hochschule, Fakultät </w:t>
      </w:r>
    </w:p>
    <w:p w14:paraId="68AB49D5" w14:textId="77777777" w:rsidR="00BD17E5" w:rsidRDefault="00BD17E5" w:rsidP="00BD17E5">
      <w:r>
        <w:t xml:space="preserve">bzw. Fachbereich, Art der Arbeit , Jahr. ggf. Reihe, in der die Arbeit erschienen ist </w:t>
      </w:r>
    </w:p>
    <w:p w14:paraId="0E3C69C4" w14:textId="77777777" w:rsidR="00BD17E5" w:rsidRDefault="00BD17E5" w:rsidP="00BD17E5">
      <w:r>
        <w:t xml:space="preserve">- Prospekte: </w:t>
      </w:r>
    </w:p>
    <w:p w14:paraId="3EB24192" w14:textId="77777777" w:rsidR="00BD17E5" w:rsidRDefault="00BD17E5" w:rsidP="00BD17E5">
      <w:r>
        <w:t>Firma, Titel des Prospektes, Ort, ggf. Jahr.</w:t>
      </w:r>
    </w:p>
    <w:p w14:paraId="658CDD45" w14:textId="211E7A15" w:rsidR="002D1418" w:rsidRDefault="002D1418" w:rsidP="002D1418">
      <w:pPr>
        <w:pStyle w:val="Heading1"/>
      </w:pPr>
      <w:bookmarkStart w:id="48" w:name="_Toc138410045"/>
      <w:r>
        <w:lastRenderedPageBreak/>
        <w:t>Eigenständigkeitserklärung</w:t>
      </w:r>
      <w:bookmarkEnd w:id="48"/>
    </w:p>
    <w:p w14:paraId="6C0790E6" w14:textId="77777777" w:rsidR="00737E52" w:rsidRDefault="00737E52" w:rsidP="00737E52">
      <w:r>
        <w:t>Hiermit erkläre ich, dass ich die vorgelegte Arbeit mit dem Titel: „Exemplarische Entwicklung von Gamification-Elementen in der Lernplattform ALADIN“ selbständig verfasst, keine anderen als die angegebenen Quellen und Hilfsmittel benutzt sowie alle wörtlich oder sinngemäß übernommenen Stellen in der Arbeit als solche und durch Angabe der Quelle gekennzeichnet habe. Dies gilt auch für Zeichnungen, Skizzen, bildliche Darstellungen sowie für Quellen aus dem Internet.</w:t>
      </w:r>
    </w:p>
    <w:p w14:paraId="794EAFB4" w14:textId="77777777" w:rsidR="00737E52" w:rsidRDefault="00737E52" w:rsidP="00737E52">
      <w:r>
        <w:t>Mir ist bewusst, dass die Hochschule für Technik und Wirtschaft Dresden Prüfungsarbeiten stichprobenartig mittels der Verwendung von Software zur Erkennung von Plagiaten überprüft.</w:t>
      </w:r>
    </w:p>
    <w:p w14:paraId="5AB778D0" w14:textId="77777777" w:rsidR="00737E52" w:rsidRDefault="00737E52" w:rsidP="00737E52">
      <w:r>
        <w:t>__________________</w:t>
      </w:r>
      <w:r>
        <w:tab/>
      </w:r>
      <w:r>
        <w:tab/>
      </w:r>
      <w:r>
        <w:tab/>
      </w:r>
      <w:r>
        <w:tab/>
        <w:t xml:space="preserve">____________________________ </w:t>
      </w:r>
    </w:p>
    <w:p w14:paraId="77031860" w14:textId="4BA2971B" w:rsidR="00737E52" w:rsidRDefault="00737E52" w:rsidP="00737E52">
      <w:r>
        <w:t xml:space="preserve">Ort, Datum </w:t>
      </w:r>
      <w:r>
        <w:tab/>
      </w:r>
      <w:r>
        <w:tab/>
      </w:r>
      <w:r>
        <w:tab/>
      </w:r>
      <w:r>
        <w:tab/>
      </w:r>
      <w:r>
        <w:tab/>
      </w:r>
      <w:r>
        <w:tab/>
        <w:t>Unterschrift Student/Studentin</w:t>
      </w:r>
    </w:p>
    <w:p w14:paraId="17F53190" w14:textId="77777777" w:rsidR="00737E52" w:rsidRPr="00737E52" w:rsidRDefault="00737E52" w:rsidP="00737E52"/>
    <w:p w14:paraId="4B133BEE" w14:textId="1096000E" w:rsidR="007277C8" w:rsidRDefault="007277C8" w:rsidP="007277C8">
      <w:pPr>
        <w:pStyle w:val="Heading1"/>
      </w:pPr>
      <w:bookmarkStart w:id="49" w:name="_Toc138410046"/>
      <w:r>
        <w:t>Anhang</w:t>
      </w:r>
      <w:bookmarkEnd w:id="49"/>
    </w:p>
    <w:p w14:paraId="3A710251" w14:textId="77777777" w:rsidR="0071266F" w:rsidRPr="0071266F" w:rsidRDefault="0071266F" w:rsidP="0071266F"/>
    <w:sectPr w:rsidR="0071266F" w:rsidRPr="0071266F" w:rsidSect="00DE226D">
      <w:footerReference w:type="default" r:id="rId13"/>
      <w:pgSz w:w="11906" w:h="16838" w:code="9"/>
      <w:pgMar w:top="1701" w:right="1134"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F7ECA" w14:textId="77777777" w:rsidR="0097239B" w:rsidRDefault="0097239B" w:rsidP="00950C36">
      <w:pPr>
        <w:spacing w:after="0" w:line="240" w:lineRule="auto"/>
      </w:pPr>
      <w:r>
        <w:separator/>
      </w:r>
    </w:p>
  </w:endnote>
  <w:endnote w:type="continuationSeparator" w:id="0">
    <w:p w14:paraId="77468C66" w14:textId="77777777" w:rsidR="0097239B" w:rsidRDefault="0097239B" w:rsidP="00950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504" w:type="dxa"/>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139C1" w14:paraId="4B54A4A5" w14:textId="77777777" w:rsidTr="00045FFF">
      <w:trPr>
        <w:jc w:val="center"/>
      </w:trPr>
      <w:tc>
        <w:tcPr>
          <w:tcW w:w="8504" w:type="dxa"/>
        </w:tcPr>
        <w:sdt>
          <w:sdtPr>
            <w:rPr>
              <w:rFonts w:cs="Times New Roman"/>
              <w:sz w:val="20"/>
              <w:szCs w:val="20"/>
            </w:rPr>
            <w:id w:val="1176222586"/>
            <w:docPartObj>
              <w:docPartGallery w:val="Page Numbers (Bottom of Page)"/>
              <w:docPartUnique/>
            </w:docPartObj>
          </w:sdtPr>
          <w:sdtEndPr>
            <w:rPr>
              <w:sz w:val="24"/>
              <w:szCs w:val="24"/>
            </w:rPr>
          </w:sdtEndPr>
          <w:sdtContent>
            <w:p w14:paraId="34C381BB" w14:textId="246F42B4" w:rsidR="00F139C1" w:rsidRDefault="00F139C1" w:rsidP="00F139C1">
              <w:pPr>
                <w:pStyle w:val="Footer"/>
                <w:jc w:val="right"/>
                <w:rPr>
                  <w:rFonts w:cs="Times New Roman"/>
                </w:rPr>
              </w:pPr>
              <w:r w:rsidRPr="009C5CA1">
                <w:rPr>
                  <w:rFonts w:cs="Times New Roman"/>
                  <w:sz w:val="20"/>
                  <w:szCs w:val="20"/>
                </w:rPr>
                <w:fldChar w:fldCharType="begin"/>
              </w:r>
              <w:r w:rsidRPr="009C5CA1">
                <w:rPr>
                  <w:rFonts w:cs="Times New Roman"/>
                  <w:sz w:val="20"/>
                  <w:szCs w:val="20"/>
                </w:rPr>
                <w:instrText xml:space="preserve"> PAGE  \* Arabic  \* MERGEFORMAT </w:instrText>
              </w:r>
              <w:r w:rsidRPr="009C5CA1">
                <w:rPr>
                  <w:rFonts w:cs="Times New Roman"/>
                  <w:sz w:val="20"/>
                  <w:szCs w:val="20"/>
                </w:rPr>
                <w:fldChar w:fldCharType="separate"/>
              </w:r>
              <w:r w:rsidRPr="009C5CA1">
                <w:rPr>
                  <w:rFonts w:cs="Times New Roman"/>
                  <w:sz w:val="20"/>
                  <w:szCs w:val="20"/>
                </w:rPr>
                <w:t>5</w:t>
              </w:r>
              <w:r w:rsidRPr="009C5CA1">
                <w:rPr>
                  <w:rFonts w:cs="Times New Roman"/>
                  <w:sz w:val="20"/>
                  <w:szCs w:val="20"/>
                </w:rPr>
                <w:fldChar w:fldCharType="end"/>
              </w:r>
              <w:r w:rsidRPr="009C5CA1">
                <w:rPr>
                  <w:rFonts w:cs="Times New Roman"/>
                  <w:sz w:val="20"/>
                  <w:szCs w:val="20"/>
                </w:rPr>
                <w:t xml:space="preserve"> von </w:t>
              </w:r>
              <w:r>
                <w:rPr>
                  <w:rFonts w:cs="Times New Roman"/>
                  <w:sz w:val="20"/>
                  <w:szCs w:val="20"/>
                </w:rPr>
                <w:fldChar w:fldCharType="begin"/>
              </w:r>
              <w:r>
                <w:rPr>
                  <w:rFonts w:cs="Times New Roman"/>
                  <w:sz w:val="20"/>
                  <w:szCs w:val="20"/>
                </w:rPr>
                <w:instrText xml:space="preserve"> SECTIONPAGES   \* MERGEFORMAT </w:instrText>
              </w:r>
              <w:r>
                <w:rPr>
                  <w:rFonts w:cs="Times New Roman"/>
                  <w:sz w:val="20"/>
                  <w:szCs w:val="20"/>
                </w:rPr>
                <w:fldChar w:fldCharType="separate"/>
              </w:r>
              <w:r w:rsidR="004C4026">
                <w:rPr>
                  <w:rFonts w:cs="Times New Roman"/>
                  <w:noProof/>
                  <w:sz w:val="20"/>
                  <w:szCs w:val="20"/>
                </w:rPr>
                <w:t>18</w:t>
              </w:r>
              <w:r>
                <w:rPr>
                  <w:rFonts w:cs="Times New Roman"/>
                  <w:sz w:val="20"/>
                  <w:szCs w:val="20"/>
                </w:rPr>
                <w:fldChar w:fldCharType="end"/>
              </w:r>
            </w:p>
          </w:sdtContent>
        </w:sdt>
      </w:tc>
    </w:tr>
  </w:tbl>
  <w:p w14:paraId="4F79D3A4" w14:textId="043D0A5F" w:rsidR="00F139C1" w:rsidRDefault="00F13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F552D" w14:textId="77777777" w:rsidR="0097239B" w:rsidRDefault="0097239B" w:rsidP="00950C36">
      <w:pPr>
        <w:spacing w:after="0" w:line="240" w:lineRule="auto"/>
      </w:pPr>
      <w:r>
        <w:separator/>
      </w:r>
    </w:p>
  </w:footnote>
  <w:footnote w:type="continuationSeparator" w:id="0">
    <w:p w14:paraId="63F49EF6" w14:textId="77777777" w:rsidR="0097239B" w:rsidRDefault="0097239B" w:rsidP="00950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DA144" w14:textId="5AD9D459" w:rsidR="003F0823" w:rsidRPr="00094D28" w:rsidRDefault="00094D28" w:rsidP="00094D28">
    <w:pPr>
      <w:pStyle w:val="Header"/>
      <w:spacing w:after="240"/>
      <w:rPr>
        <w:sz w:val="22"/>
      </w:rPr>
    </w:pPr>
    <w:r>
      <w:rPr>
        <w:noProof/>
        <w:sz w:val="22"/>
      </w:rPr>
      <w:drawing>
        <wp:anchor distT="0" distB="0" distL="114300" distR="114300" simplePos="0" relativeHeight="251659264" behindDoc="0" locked="0" layoutInCell="1" allowOverlap="1" wp14:anchorId="156B4BB1" wp14:editId="3C294881">
          <wp:simplePos x="0" y="0"/>
          <wp:positionH relativeFrom="column">
            <wp:posOffset>-777897</wp:posOffset>
          </wp:positionH>
          <wp:positionV relativeFrom="paragraph">
            <wp:posOffset>-23933</wp:posOffset>
          </wp:positionV>
          <wp:extent cx="654269" cy="301027"/>
          <wp:effectExtent l="0" t="0" r="0" b="3810"/>
          <wp:wrapNone/>
          <wp:docPr id="117422950" name="Picture 1174229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54269" cy="301027"/>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54746" w14:textId="1D3E6429" w:rsidR="00432224" w:rsidRPr="00094D28" w:rsidRDefault="00094D28">
    <w:pPr>
      <w:pStyle w:val="Header"/>
      <w:rPr>
        <w:i/>
        <w:iCs/>
      </w:rPr>
    </w:pPr>
    <w:r>
      <w:rPr>
        <w:i/>
        <w:iCs/>
        <w:noProof/>
      </w:rPr>
      <w:drawing>
        <wp:anchor distT="0" distB="0" distL="114300" distR="114300" simplePos="0" relativeHeight="251658240" behindDoc="0" locked="0" layoutInCell="1" allowOverlap="1" wp14:anchorId="7D952E17" wp14:editId="0FB7E02A">
          <wp:simplePos x="0" y="0"/>
          <wp:positionH relativeFrom="column">
            <wp:posOffset>3517615</wp:posOffset>
          </wp:positionH>
          <wp:positionV relativeFrom="paragraph">
            <wp:posOffset>-197529</wp:posOffset>
          </wp:positionV>
          <wp:extent cx="2372710" cy="611314"/>
          <wp:effectExtent l="0" t="0" r="0" b="0"/>
          <wp:wrapNone/>
          <wp:docPr id="594612331" name="Picture 59461233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372710" cy="61131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F4D"/>
    <w:multiLevelType w:val="hybridMultilevel"/>
    <w:tmpl w:val="A3381906"/>
    <w:lvl w:ilvl="0" w:tplc="4EC68C80">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D634ED"/>
    <w:multiLevelType w:val="hybridMultilevel"/>
    <w:tmpl w:val="44EA1BAA"/>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1788" w:hanging="360"/>
      </w:pPr>
      <w:rPr>
        <w:rFonts w:ascii="Symbol" w:hAnsi="Symbol" w:hint="default"/>
      </w:rPr>
    </w:lvl>
    <w:lvl w:ilvl="2" w:tplc="59989374">
      <w:start w:val="1"/>
      <w:numFmt w:val="bullet"/>
      <w:lvlText w:val=""/>
      <w:lvlJc w:val="left"/>
      <w:pPr>
        <w:ind w:left="2508" w:hanging="180"/>
      </w:pPr>
      <w:rPr>
        <w:rFonts w:ascii="Symbol" w:hAnsi="Symbol" w:hint="default"/>
      </w:rPr>
    </w:lvl>
    <w:lvl w:ilvl="3" w:tplc="0407000F">
      <w:start w:val="1"/>
      <w:numFmt w:val="decimal"/>
      <w:lvlText w:val="%4."/>
      <w:lvlJc w:val="left"/>
      <w:pPr>
        <w:ind w:left="3228" w:hanging="360"/>
      </w:pPr>
    </w:lvl>
    <w:lvl w:ilvl="4" w:tplc="04070019">
      <w:start w:val="1"/>
      <w:numFmt w:val="lowerLetter"/>
      <w:lvlText w:val="%5."/>
      <w:lvlJc w:val="left"/>
      <w:pPr>
        <w:ind w:left="3948" w:hanging="360"/>
      </w:pPr>
    </w:lvl>
    <w:lvl w:ilvl="5" w:tplc="0407001B">
      <w:start w:val="1"/>
      <w:numFmt w:val="lowerRoman"/>
      <w:lvlText w:val="%6."/>
      <w:lvlJc w:val="right"/>
      <w:pPr>
        <w:ind w:left="4668" w:hanging="180"/>
      </w:pPr>
    </w:lvl>
    <w:lvl w:ilvl="6" w:tplc="0407000F">
      <w:start w:val="1"/>
      <w:numFmt w:val="decimal"/>
      <w:lvlText w:val="%7."/>
      <w:lvlJc w:val="left"/>
      <w:pPr>
        <w:ind w:left="5388" w:hanging="360"/>
      </w:pPr>
    </w:lvl>
    <w:lvl w:ilvl="7" w:tplc="04070019">
      <w:start w:val="1"/>
      <w:numFmt w:val="lowerLetter"/>
      <w:lvlText w:val="%8."/>
      <w:lvlJc w:val="left"/>
      <w:pPr>
        <w:ind w:left="6108" w:hanging="360"/>
      </w:pPr>
    </w:lvl>
    <w:lvl w:ilvl="8" w:tplc="0407001B">
      <w:start w:val="1"/>
      <w:numFmt w:val="lowerRoman"/>
      <w:lvlText w:val="%9."/>
      <w:lvlJc w:val="right"/>
      <w:pPr>
        <w:ind w:left="6828" w:hanging="180"/>
      </w:pPr>
    </w:lvl>
  </w:abstractNum>
  <w:abstractNum w:abstractNumId="2" w15:restartNumberingAfterBreak="0">
    <w:nsid w:val="17A95EE0"/>
    <w:multiLevelType w:val="hybridMultilevel"/>
    <w:tmpl w:val="2A6CEE1E"/>
    <w:lvl w:ilvl="0" w:tplc="0D2C8FD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70311D"/>
    <w:multiLevelType w:val="hybridMultilevel"/>
    <w:tmpl w:val="BDB8D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557B3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A85066A"/>
    <w:multiLevelType w:val="hybridMultilevel"/>
    <w:tmpl w:val="8A1CB8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C42470"/>
    <w:multiLevelType w:val="hybridMultilevel"/>
    <w:tmpl w:val="5A54D7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D239C4"/>
    <w:multiLevelType w:val="hybridMultilevel"/>
    <w:tmpl w:val="9FC268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7061B3"/>
    <w:multiLevelType w:val="hybridMultilevel"/>
    <w:tmpl w:val="FD1CAE24"/>
    <w:lvl w:ilvl="0" w:tplc="59989374">
      <w:start w:val="1"/>
      <w:numFmt w:val="bullet"/>
      <w:lvlText w:val=""/>
      <w:lvlJc w:val="left"/>
      <w:pPr>
        <w:ind w:left="2136" w:hanging="360"/>
      </w:pPr>
      <w:rPr>
        <w:rFonts w:ascii="Symbol" w:hAnsi="Symbol"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9" w15:restartNumberingAfterBreak="0">
    <w:nsid w:val="23290FF5"/>
    <w:multiLevelType w:val="hybridMultilevel"/>
    <w:tmpl w:val="D4789E3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59989374">
      <w:start w:val="1"/>
      <w:numFmt w:val="bullet"/>
      <w:lvlText w:val=""/>
      <w:lvlJc w:val="left"/>
      <w:pPr>
        <w:ind w:left="2160" w:hanging="180"/>
      </w:pPr>
      <w:rPr>
        <w:rFonts w:ascii="Symbol" w:hAnsi="Symbol" w:hint="default"/>
      </w:rPr>
    </w:lvl>
    <w:lvl w:ilvl="3" w:tplc="E5B61F74">
      <w:start w:val="1"/>
      <w:numFmt w:val="bullet"/>
      <w:pStyle w:val="ListeUnter-Unter-Unterpunkt"/>
      <w:lvlText w:val="o"/>
      <w:lvlJc w:val="left"/>
      <w:pPr>
        <w:ind w:left="2880" w:hanging="360"/>
      </w:pPr>
      <w:rPr>
        <w:rFonts w:ascii="Courier New" w:hAnsi="Courier New" w:cs="Courier New"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CF44D9"/>
    <w:multiLevelType w:val="hybridMultilevel"/>
    <w:tmpl w:val="E8C0B76E"/>
    <w:lvl w:ilvl="0" w:tplc="B87A8E98">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E355E65"/>
    <w:multiLevelType w:val="hybridMultilevel"/>
    <w:tmpl w:val="8584A0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7E3275"/>
    <w:multiLevelType w:val="hybridMultilevel"/>
    <w:tmpl w:val="C54C8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442E04"/>
    <w:multiLevelType w:val="hybridMultilevel"/>
    <w:tmpl w:val="75E08C0E"/>
    <w:lvl w:ilvl="0" w:tplc="807EEC00">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B70A73"/>
    <w:multiLevelType w:val="hybridMultilevel"/>
    <w:tmpl w:val="25603EAE"/>
    <w:lvl w:ilvl="0" w:tplc="7A605A28">
      <w:start w:val="50"/>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4EF6227"/>
    <w:multiLevelType w:val="hybridMultilevel"/>
    <w:tmpl w:val="2F24F11C"/>
    <w:lvl w:ilvl="0" w:tplc="51188E0E">
      <w:start w:val="1"/>
      <w:numFmt w:val="bullet"/>
      <w:pStyle w:val="ListParagraph"/>
      <w:lvlText w:val=""/>
      <w:lvlJc w:val="left"/>
      <w:pPr>
        <w:ind w:left="360"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409E2C37"/>
    <w:multiLevelType w:val="hybridMultilevel"/>
    <w:tmpl w:val="FA5A1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6E5F7B"/>
    <w:multiLevelType w:val="hybridMultilevel"/>
    <w:tmpl w:val="767AB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E335C6"/>
    <w:multiLevelType w:val="hybridMultilevel"/>
    <w:tmpl w:val="7EE6A8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3291426"/>
    <w:multiLevelType w:val="hybridMultilevel"/>
    <w:tmpl w:val="A0F089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0D40EC"/>
    <w:multiLevelType w:val="hybridMultilevel"/>
    <w:tmpl w:val="F72278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09F7B18"/>
    <w:multiLevelType w:val="hybridMultilevel"/>
    <w:tmpl w:val="4A3C4F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1706005"/>
    <w:multiLevelType w:val="hybridMultilevel"/>
    <w:tmpl w:val="081EC6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7A4441B"/>
    <w:multiLevelType w:val="hybridMultilevel"/>
    <w:tmpl w:val="CF74115A"/>
    <w:lvl w:ilvl="0" w:tplc="0D2C8FD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ACE3380"/>
    <w:multiLevelType w:val="hybridMultilevel"/>
    <w:tmpl w:val="07628100"/>
    <w:lvl w:ilvl="0" w:tplc="F8DC975A">
      <w:start w:val="1"/>
      <w:numFmt w:val="bullet"/>
      <w:pStyle w:val="Formatvorlage1"/>
      <w:lvlText w:val=""/>
      <w:lvlJc w:val="left"/>
      <w:pPr>
        <w:ind w:left="720" w:hanging="360"/>
      </w:pPr>
      <w:rPr>
        <w:rFonts w:ascii="Symbol" w:hAnsi="Symbol" w:hint="default"/>
      </w:rPr>
    </w:lvl>
    <w:lvl w:ilvl="1" w:tplc="689A55CE">
      <w:start w:val="1"/>
      <w:numFmt w:val="bullet"/>
      <w:pStyle w:val="Formatvorlage2"/>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C247FAA"/>
    <w:multiLevelType w:val="hybridMultilevel"/>
    <w:tmpl w:val="EE90A2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2A32FAC"/>
    <w:multiLevelType w:val="hybridMultilevel"/>
    <w:tmpl w:val="C36EF5F2"/>
    <w:lvl w:ilvl="0" w:tplc="04070001">
      <w:start w:val="1"/>
      <w:numFmt w:val="bullet"/>
      <w:lvlText w:val=""/>
      <w:lvlJc w:val="left"/>
      <w:pPr>
        <w:ind w:left="1068" w:hanging="360"/>
      </w:pPr>
      <w:rPr>
        <w:rFonts w:ascii="Symbol" w:hAnsi="Symbol" w:hint="default"/>
      </w:rPr>
    </w:lvl>
    <w:lvl w:ilvl="1" w:tplc="59989374">
      <w:start w:val="1"/>
      <w:numFmt w:val="bullet"/>
      <w:lvlText w:val=""/>
      <w:lvlJc w:val="left"/>
      <w:pPr>
        <w:ind w:left="1788" w:hanging="360"/>
      </w:pPr>
      <w:rPr>
        <w:rFonts w:ascii="Symbol" w:hAnsi="Symbol"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7" w15:restartNumberingAfterBreak="0">
    <w:nsid w:val="75213794"/>
    <w:multiLevelType w:val="hybridMultilevel"/>
    <w:tmpl w:val="DE366618"/>
    <w:lvl w:ilvl="0" w:tplc="0407000F">
      <w:start w:val="1"/>
      <w:numFmt w:val="decimal"/>
      <w:lvlText w:val="%1."/>
      <w:lvlJc w:val="left"/>
      <w:pPr>
        <w:ind w:left="720" w:hanging="360"/>
      </w:pPr>
    </w:lvl>
    <w:lvl w:ilvl="1" w:tplc="0960F7EC">
      <w:start w:val="1"/>
      <w:numFmt w:val="bullet"/>
      <w:pStyle w:val="ListeUnterpunkte"/>
      <w:lvlText w:val=""/>
      <w:lvlJc w:val="left"/>
      <w:pPr>
        <w:ind w:left="1440" w:hanging="360"/>
      </w:pPr>
      <w:rPr>
        <w:rFonts w:ascii="Symbol" w:hAnsi="Symbol" w:hint="default"/>
      </w:rPr>
    </w:lvl>
    <w:lvl w:ilvl="2" w:tplc="16344BC4">
      <w:start w:val="1"/>
      <w:numFmt w:val="bullet"/>
      <w:pStyle w:val="ListeUnter-Unterpunkt"/>
      <w:lvlText w:val=""/>
      <w:lvlJc w:val="left"/>
      <w:pPr>
        <w:ind w:left="2160" w:hanging="180"/>
      </w:pPr>
      <w:rPr>
        <w:rFonts w:ascii="Symbol" w:hAnsi="Symbol" w:hint="default"/>
      </w:r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87041EC"/>
    <w:multiLevelType w:val="hybridMultilevel"/>
    <w:tmpl w:val="5B90FB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44525305">
    <w:abstractNumId w:val="15"/>
  </w:num>
  <w:num w:numId="2" w16cid:durableId="667247146">
    <w:abstractNumId w:val="24"/>
  </w:num>
  <w:num w:numId="3" w16cid:durableId="1806460001">
    <w:abstractNumId w:val="28"/>
  </w:num>
  <w:num w:numId="4" w16cid:durableId="1729691679">
    <w:abstractNumId w:val="7"/>
  </w:num>
  <w:num w:numId="5" w16cid:durableId="79303678">
    <w:abstractNumId w:val="23"/>
  </w:num>
  <w:num w:numId="6" w16cid:durableId="1999572158">
    <w:abstractNumId w:val="2"/>
  </w:num>
  <w:num w:numId="7" w16cid:durableId="1541673149">
    <w:abstractNumId w:val="0"/>
  </w:num>
  <w:num w:numId="8" w16cid:durableId="1169979685">
    <w:abstractNumId w:val="3"/>
  </w:num>
  <w:num w:numId="9" w16cid:durableId="86968722">
    <w:abstractNumId w:val="12"/>
  </w:num>
  <w:num w:numId="10" w16cid:durableId="474764209">
    <w:abstractNumId w:val="19"/>
  </w:num>
  <w:num w:numId="11" w16cid:durableId="2033604666">
    <w:abstractNumId w:val="11"/>
  </w:num>
  <w:num w:numId="12" w16cid:durableId="2077044930">
    <w:abstractNumId w:val="18"/>
  </w:num>
  <w:num w:numId="13" w16cid:durableId="501702394">
    <w:abstractNumId w:val="20"/>
  </w:num>
  <w:num w:numId="14" w16cid:durableId="1063335045">
    <w:abstractNumId w:val="5"/>
  </w:num>
  <w:num w:numId="15" w16cid:durableId="968559415">
    <w:abstractNumId w:val="21"/>
  </w:num>
  <w:num w:numId="16" w16cid:durableId="30765055">
    <w:abstractNumId w:val="16"/>
  </w:num>
  <w:num w:numId="17" w16cid:durableId="981234609">
    <w:abstractNumId w:val="17"/>
  </w:num>
  <w:num w:numId="18" w16cid:durableId="158817874">
    <w:abstractNumId w:val="27"/>
  </w:num>
  <w:num w:numId="19" w16cid:durableId="247538179">
    <w:abstractNumId w:val="26"/>
  </w:num>
  <w:num w:numId="20" w16cid:durableId="476648796">
    <w:abstractNumId w:val="8"/>
  </w:num>
  <w:num w:numId="21" w16cid:durableId="1500736574">
    <w:abstractNumId w:val="25"/>
  </w:num>
  <w:num w:numId="22" w16cid:durableId="1254163386">
    <w:abstractNumId w:val="9"/>
  </w:num>
  <w:num w:numId="23" w16cid:durableId="597251434">
    <w:abstractNumId w:val="10"/>
  </w:num>
  <w:num w:numId="24" w16cid:durableId="411240858">
    <w:abstractNumId w:val="2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31333917">
    <w:abstractNumId w:val="26"/>
  </w:num>
  <w:num w:numId="26" w16cid:durableId="672030821">
    <w:abstractNumId w:val="8"/>
  </w:num>
  <w:num w:numId="27" w16cid:durableId="1663074011">
    <w:abstractNumId w:val="9"/>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9235092">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83670731">
    <w:abstractNumId w:val="22"/>
  </w:num>
  <w:num w:numId="30" w16cid:durableId="1162233754">
    <w:abstractNumId w:val="6"/>
  </w:num>
  <w:num w:numId="31" w16cid:durableId="655844675">
    <w:abstractNumId w:val="4"/>
  </w:num>
  <w:num w:numId="32" w16cid:durableId="902253947">
    <w:abstractNumId w:val="14"/>
  </w:num>
  <w:num w:numId="33" w16cid:durableId="1022363232">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66B"/>
    <w:rsid w:val="000002A3"/>
    <w:rsid w:val="00000438"/>
    <w:rsid w:val="0000103F"/>
    <w:rsid w:val="00002210"/>
    <w:rsid w:val="00002AF9"/>
    <w:rsid w:val="000107F0"/>
    <w:rsid w:val="00010FA0"/>
    <w:rsid w:val="00012336"/>
    <w:rsid w:val="000156D7"/>
    <w:rsid w:val="00016924"/>
    <w:rsid w:val="000169D9"/>
    <w:rsid w:val="00023431"/>
    <w:rsid w:val="00023671"/>
    <w:rsid w:val="00024963"/>
    <w:rsid w:val="00024D40"/>
    <w:rsid w:val="00024FC1"/>
    <w:rsid w:val="00026AF7"/>
    <w:rsid w:val="0002703B"/>
    <w:rsid w:val="000320F5"/>
    <w:rsid w:val="000342AF"/>
    <w:rsid w:val="00035AC1"/>
    <w:rsid w:val="000369CF"/>
    <w:rsid w:val="00037CD3"/>
    <w:rsid w:val="000433CC"/>
    <w:rsid w:val="00043C07"/>
    <w:rsid w:val="00044515"/>
    <w:rsid w:val="000445B9"/>
    <w:rsid w:val="00045304"/>
    <w:rsid w:val="00046A64"/>
    <w:rsid w:val="00047103"/>
    <w:rsid w:val="00050CC9"/>
    <w:rsid w:val="000534F2"/>
    <w:rsid w:val="00053852"/>
    <w:rsid w:val="00053E12"/>
    <w:rsid w:val="000554FA"/>
    <w:rsid w:val="0005647D"/>
    <w:rsid w:val="00057B61"/>
    <w:rsid w:val="000603BC"/>
    <w:rsid w:val="000638A9"/>
    <w:rsid w:val="000678AF"/>
    <w:rsid w:val="00070360"/>
    <w:rsid w:val="00073482"/>
    <w:rsid w:val="00075644"/>
    <w:rsid w:val="0007590C"/>
    <w:rsid w:val="00080F1B"/>
    <w:rsid w:val="000836E1"/>
    <w:rsid w:val="00086B84"/>
    <w:rsid w:val="00086E12"/>
    <w:rsid w:val="000878D4"/>
    <w:rsid w:val="0009142C"/>
    <w:rsid w:val="0009172C"/>
    <w:rsid w:val="00091C67"/>
    <w:rsid w:val="0009275B"/>
    <w:rsid w:val="00094D28"/>
    <w:rsid w:val="0009532D"/>
    <w:rsid w:val="00095959"/>
    <w:rsid w:val="0009598A"/>
    <w:rsid w:val="00096799"/>
    <w:rsid w:val="000A13FF"/>
    <w:rsid w:val="000A15B7"/>
    <w:rsid w:val="000A3002"/>
    <w:rsid w:val="000A450B"/>
    <w:rsid w:val="000A4F18"/>
    <w:rsid w:val="000A7030"/>
    <w:rsid w:val="000A743E"/>
    <w:rsid w:val="000A752A"/>
    <w:rsid w:val="000A78C1"/>
    <w:rsid w:val="000B026F"/>
    <w:rsid w:val="000B16E6"/>
    <w:rsid w:val="000B1AE7"/>
    <w:rsid w:val="000B27A0"/>
    <w:rsid w:val="000B2E01"/>
    <w:rsid w:val="000B2E1E"/>
    <w:rsid w:val="000B3F81"/>
    <w:rsid w:val="000B539C"/>
    <w:rsid w:val="000B5B4E"/>
    <w:rsid w:val="000B6063"/>
    <w:rsid w:val="000C05FC"/>
    <w:rsid w:val="000C0FCC"/>
    <w:rsid w:val="000C1079"/>
    <w:rsid w:val="000C689C"/>
    <w:rsid w:val="000C70C5"/>
    <w:rsid w:val="000D0FA1"/>
    <w:rsid w:val="000D3182"/>
    <w:rsid w:val="000D37E7"/>
    <w:rsid w:val="000D502B"/>
    <w:rsid w:val="000E01F8"/>
    <w:rsid w:val="000E16B9"/>
    <w:rsid w:val="000E21AD"/>
    <w:rsid w:val="000E2452"/>
    <w:rsid w:val="000E32FD"/>
    <w:rsid w:val="000E4486"/>
    <w:rsid w:val="000E4541"/>
    <w:rsid w:val="000E4FA1"/>
    <w:rsid w:val="000E5F3A"/>
    <w:rsid w:val="000E69D9"/>
    <w:rsid w:val="000E7615"/>
    <w:rsid w:val="000F0623"/>
    <w:rsid w:val="000F2CD4"/>
    <w:rsid w:val="000F2E23"/>
    <w:rsid w:val="000F4605"/>
    <w:rsid w:val="000F5A67"/>
    <w:rsid w:val="000F6EFA"/>
    <w:rsid w:val="000F71BD"/>
    <w:rsid w:val="00100F62"/>
    <w:rsid w:val="0010554F"/>
    <w:rsid w:val="0010687B"/>
    <w:rsid w:val="00112455"/>
    <w:rsid w:val="00113502"/>
    <w:rsid w:val="00114607"/>
    <w:rsid w:val="0011596C"/>
    <w:rsid w:val="00116B05"/>
    <w:rsid w:val="001209AA"/>
    <w:rsid w:val="001209FD"/>
    <w:rsid w:val="00120C13"/>
    <w:rsid w:val="00124FC6"/>
    <w:rsid w:val="001312F1"/>
    <w:rsid w:val="001344E5"/>
    <w:rsid w:val="001346D0"/>
    <w:rsid w:val="00136227"/>
    <w:rsid w:val="00136517"/>
    <w:rsid w:val="001400D9"/>
    <w:rsid w:val="001405C4"/>
    <w:rsid w:val="0014346A"/>
    <w:rsid w:val="00143970"/>
    <w:rsid w:val="00145992"/>
    <w:rsid w:val="00145D14"/>
    <w:rsid w:val="00150B62"/>
    <w:rsid w:val="001514C2"/>
    <w:rsid w:val="001516E4"/>
    <w:rsid w:val="00151B3C"/>
    <w:rsid w:val="00151B3D"/>
    <w:rsid w:val="0015354B"/>
    <w:rsid w:val="001555DD"/>
    <w:rsid w:val="00155711"/>
    <w:rsid w:val="0015574C"/>
    <w:rsid w:val="001557EB"/>
    <w:rsid w:val="00157D0F"/>
    <w:rsid w:val="001607AF"/>
    <w:rsid w:val="0016133B"/>
    <w:rsid w:val="00162644"/>
    <w:rsid w:val="0016271E"/>
    <w:rsid w:val="00163AD1"/>
    <w:rsid w:val="00165BB0"/>
    <w:rsid w:val="001700A8"/>
    <w:rsid w:val="001719AA"/>
    <w:rsid w:val="00171AE0"/>
    <w:rsid w:val="00173E8D"/>
    <w:rsid w:val="00174EC7"/>
    <w:rsid w:val="001759E7"/>
    <w:rsid w:val="00175C3A"/>
    <w:rsid w:val="0018015C"/>
    <w:rsid w:val="00182045"/>
    <w:rsid w:val="001825A3"/>
    <w:rsid w:val="001830EC"/>
    <w:rsid w:val="00185FF7"/>
    <w:rsid w:val="001928A0"/>
    <w:rsid w:val="001962FD"/>
    <w:rsid w:val="00196B44"/>
    <w:rsid w:val="00196BA3"/>
    <w:rsid w:val="001A2377"/>
    <w:rsid w:val="001A3D37"/>
    <w:rsid w:val="001A7FB3"/>
    <w:rsid w:val="001B0611"/>
    <w:rsid w:val="001B218F"/>
    <w:rsid w:val="001B4639"/>
    <w:rsid w:val="001B46CF"/>
    <w:rsid w:val="001B593D"/>
    <w:rsid w:val="001B6419"/>
    <w:rsid w:val="001C0FCD"/>
    <w:rsid w:val="001C3863"/>
    <w:rsid w:val="001C38F8"/>
    <w:rsid w:val="001C6546"/>
    <w:rsid w:val="001C69BF"/>
    <w:rsid w:val="001C7334"/>
    <w:rsid w:val="001C7C8B"/>
    <w:rsid w:val="001D02C4"/>
    <w:rsid w:val="001D06F7"/>
    <w:rsid w:val="001D1C22"/>
    <w:rsid w:val="001D1E75"/>
    <w:rsid w:val="001D54D4"/>
    <w:rsid w:val="001D62A8"/>
    <w:rsid w:val="001D687A"/>
    <w:rsid w:val="001E02D1"/>
    <w:rsid w:val="001E1481"/>
    <w:rsid w:val="001E23D3"/>
    <w:rsid w:val="001E2859"/>
    <w:rsid w:val="001E3EDC"/>
    <w:rsid w:val="001E4556"/>
    <w:rsid w:val="001E6001"/>
    <w:rsid w:val="001F1810"/>
    <w:rsid w:val="001F3592"/>
    <w:rsid w:val="001F4022"/>
    <w:rsid w:val="001F50E2"/>
    <w:rsid w:val="001F63EB"/>
    <w:rsid w:val="001F6B09"/>
    <w:rsid w:val="001F7443"/>
    <w:rsid w:val="00200446"/>
    <w:rsid w:val="002016DC"/>
    <w:rsid w:val="0020268C"/>
    <w:rsid w:val="002043CA"/>
    <w:rsid w:val="00205A20"/>
    <w:rsid w:val="00207189"/>
    <w:rsid w:val="00210121"/>
    <w:rsid w:val="0021043F"/>
    <w:rsid w:val="0021128C"/>
    <w:rsid w:val="00212C3E"/>
    <w:rsid w:val="00213690"/>
    <w:rsid w:val="0021571F"/>
    <w:rsid w:val="002203AC"/>
    <w:rsid w:val="00221BF5"/>
    <w:rsid w:val="00223477"/>
    <w:rsid w:val="00223B2E"/>
    <w:rsid w:val="00225250"/>
    <w:rsid w:val="00225AAD"/>
    <w:rsid w:val="0022726A"/>
    <w:rsid w:val="00227B58"/>
    <w:rsid w:val="00233382"/>
    <w:rsid w:val="0023412E"/>
    <w:rsid w:val="00234E01"/>
    <w:rsid w:val="00235460"/>
    <w:rsid w:val="0023573C"/>
    <w:rsid w:val="00235AC5"/>
    <w:rsid w:val="002435FD"/>
    <w:rsid w:val="00246D45"/>
    <w:rsid w:val="0025077B"/>
    <w:rsid w:val="00250C61"/>
    <w:rsid w:val="00251285"/>
    <w:rsid w:val="0025533B"/>
    <w:rsid w:val="00255E60"/>
    <w:rsid w:val="00256EBD"/>
    <w:rsid w:val="00257953"/>
    <w:rsid w:val="00263600"/>
    <w:rsid w:val="00265068"/>
    <w:rsid w:val="00265731"/>
    <w:rsid w:val="00266454"/>
    <w:rsid w:val="002670BE"/>
    <w:rsid w:val="002676CA"/>
    <w:rsid w:val="00267A2A"/>
    <w:rsid w:val="00270971"/>
    <w:rsid w:val="00270EE8"/>
    <w:rsid w:val="00271034"/>
    <w:rsid w:val="0027169D"/>
    <w:rsid w:val="002720D3"/>
    <w:rsid w:val="00272D3E"/>
    <w:rsid w:val="00277E38"/>
    <w:rsid w:val="00280A7D"/>
    <w:rsid w:val="002827E7"/>
    <w:rsid w:val="00282C4A"/>
    <w:rsid w:val="0028442C"/>
    <w:rsid w:val="00284B4A"/>
    <w:rsid w:val="00284FA5"/>
    <w:rsid w:val="002856B2"/>
    <w:rsid w:val="00286A0E"/>
    <w:rsid w:val="002900AF"/>
    <w:rsid w:val="0029099E"/>
    <w:rsid w:val="002943B4"/>
    <w:rsid w:val="00294DD8"/>
    <w:rsid w:val="002953D0"/>
    <w:rsid w:val="0029556D"/>
    <w:rsid w:val="00295C3A"/>
    <w:rsid w:val="002976DA"/>
    <w:rsid w:val="002A09C5"/>
    <w:rsid w:val="002A174E"/>
    <w:rsid w:val="002A319A"/>
    <w:rsid w:val="002A37F9"/>
    <w:rsid w:val="002A57FB"/>
    <w:rsid w:val="002A6D71"/>
    <w:rsid w:val="002A759A"/>
    <w:rsid w:val="002B13C8"/>
    <w:rsid w:val="002B193F"/>
    <w:rsid w:val="002B1B97"/>
    <w:rsid w:val="002B2F95"/>
    <w:rsid w:val="002B3252"/>
    <w:rsid w:val="002B4018"/>
    <w:rsid w:val="002B6B82"/>
    <w:rsid w:val="002C0509"/>
    <w:rsid w:val="002C0E76"/>
    <w:rsid w:val="002C14DB"/>
    <w:rsid w:val="002C18BE"/>
    <w:rsid w:val="002C2A2E"/>
    <w:rsid w:val="002C37D9"/>
    <w:rsid w:val="002C4F11"/>
    <w:rsid w:val="002C509F"/>
    <w:rsid w:val="002C54AB"/>
    <w:rsid w:val="002C56B0"/>
    <w:rsid w:val="002C57BF"/>
    <w:rsid w:val="002C606F"/>
    <w:rsid w:val="002C647D"/>
    <w:rsid w:val="002C6B29"/>
    <w:rsid w:val="002C6B31"/>
    <w:rsid w:val="002D0025"/>
    <w:rsid w:val="002D070D"/>
    <w:rsid w:val="002D09A9"/>
    <w:rsid w:val="002D1219"/>
    <w:rsid w:val="002D1418"/>
    <w:rsid w:val="002D1971"/>
    <w:rsid w:val="002D3009"/>
    <w:rsid w:val="002D3105"/>
    <w:rsid w:val="002D4D88"/>
    <w:rsid w:val="002D647A"/>
    <w:rsid w:val="002D6E90"/>
    <w:rsid w:val="002D727B"/>
    <w:rsid w:val="002E0247"/>
    <w:rsid w:val="002E0515"/>
    <w:rsid w:val="002E4B7D"/>
    <w:rsid w:val="002E5949"/>
    <w:rsid w:val="002E5F1F"/>
    <w:rsid w:val="002E7232"/>
    <w:rsid w:val="002F0F79"/>
    <w:rsid w:val="002F1474"/>
    <w:rsid w:val="002F14F1"/>
    <w:rsid w:val="002F28E5"/>
    <w:rsid w:val="002F4E62"/>
    <w:rsid w:val="002F65F3"/>
    <w:rsid w:val="00304B72"/>
    <w:rsid w:val="0030522E"/>
    <w:rsid w:val="00305EF6"/>
    <w:rsid w:val="0030661A"/>
    <w:rsid w:val="00307C91"/>
    <w:rsid w:val="00312AFB"/>
    <w:rsid w:val="00312D1F"/>
    <w:rsid w:val="0031308D"/>
    <w:rsid w:val="00315EC6"/>
    <w:rsid w:val="00323593"/>
    <w:rsid w:val="00325719"/>
    <w:rsid w:val="0033078B"/>
    <w:rsid w:val="003333C6"/>
    <w:rsid w:val="003339AE"/>
    <w:rsid w:val="00335056"/>
    <w:rsid w:val="00336282"/>
    <w:rsid w:val="003367E5"/>
    <w:rsid w:val="00336E65"/>
    <w:rsid w:val="003403FA"/>
    <w:rsid w:val="00344C49"/>
    <w:rsid w:val="00345BE2"/>
    <w:rsid w:val="00345BE5"/>
    <w:rsid w:val="00346245"/>
    <w:rsid w:val="00352AC3"/>
    <w:rsid w:val="00353451"/>
    <w:rsid w:val="00353818"/>
    <w:rsid w:val="00354AD5"/>
    <w:rsid w:val="00355571"/>
    <w:rsid w:val="00355773"/>
    <w:rsid w:val="00355D4D"/>
    <w:rsid w:val="003568D0"/>
    <w:rsid w:val="003601CC"/>
    <w:rsid w:val="0036079A"/>
    <w:rsid w:val="00360E63"/>
    <w:rsid w:val="003623B1"/>
    <w:rsid w:val="00362738"/>
    <w:rsid w:val="0036290A"/>
    <w:rsid w:val="003630C6"/>
    <w:rsid w:val="00365B70"/>
    <w:rsid w:val="0036788A"/>
    <w:rsid w:val="00371112"/>
    <w:rsid w:val="0037291D"/>
    <w:rsid w:val="00373D27"/>
    <w:rsid w:val="00380E78"/>
    <w:rsid w:val="00382450"/>
    <w:rsid w:val="003828C6"/>
    <w:rsid w:val="00384A81"/>
    <w:rsid w:val="00384F7E"/>
    <w:rsid w:val="0038541B"/>
    <w:rsid w:val="0038567A"/>
    <w:rsid w:val="003856CA"/>
    <w:rsid w:val="00390A18"/>
    <w:rsid w:val="00394800"/>
    <w:rsid w:val="00394937"/>
    <w:rsid w:val="00394A1A"/>
    <w:rsid w:val="003A2866"/>
    <w:rsid w:val="003A2C60"/>
    <w:rsid w:val="003A5FF4"/>
    <w:rsid w:val="003A6501"/>
    <w:rsid w:val="003A7EEF"/>
    <w:rsid w:val="003B034D"/>
    <w:rsid w:val="003B3F9A"/>
    <w:rsid w:val="003B55D6"/>
    <w:rsid w:val="003B5783"/>
    <w:rsid w:val="003B5DD2"/>
    <w:rsid w:val="003B6B73"/>
    <w:rsid w:val="003B76E7"/>
    <w:rsid w:val="003C2E5F"/>
    <w:rsid w:val="003C5ADF"/>
    <w:rsid w:val="003C60A6"/>
    <w:rsid w:val="003D193B"/>
    <w:rsid w:val="003D3654"/>
    <w:rsid w:val="003D3D14"/>
    <w:rsid w:val="003D5290"/>
    <w:rsid w:val="003E000B"/>
    <w:rsid w:val="003E125C"/>
    <w:rsid w:val="003E15A8"/>
    <w:rsid w:val="003F0823"/>
    <w:rsid w:val="003F17DD"/>
    <w:rsid w:val="003F2253"/>
    <w:rsid w:val="003F3DE2"/>
    <w:rsid w:val="003F44AC"/>
    <w:rsid w:val="003F671A"/>
    <w:rsid w:val="00401B58"/>
    <w:rsid w:val="00403E90"/>
    <w:rsid w:val="00403F51"/>
    <w:rsid w:val="00404B6B"/>
    <w:rsid w:val="00404CC5"/>
    <w:rsid w:val="004104DE"/>
    <w:rsid w:val="004118C9"/>
    <w:rsid w:val="00413505"/>
    <w:rsid w:val="0042105D"/>
    <w:rsid w:val="004210E6"/>
    <w:rsid w:val="004221F2"/>
    <w:rsid w:val="0042459A"/>
    <w:rsid w:val="00430F91"/>
    <w:rsid w:val="00432224"/>
    <w:rsid w:val="00432909"/>
    <w:rsid w:val="00433629"/>
    <w:rsid w:val="00433E2C"/>
    <w:rsid w:val="004357F6"/>
    <w:rsid w:val="004406E9"/>
    <w:rsid w:val="00442FAE"/>
    <w:rsid w:val="00443928"/>
    <w:rsid w:val="00443C48"/>
    <w:rsid w:val="0044759A"/>
    <w:rsid w:val="0045080D"/>
    <w:rsid w:val="00451305"/>
    <w:rsid w:val="00451F79"/>
    <w:rsid w:val="00452A47"/>
    <w:rsid w:val="00452D63"/>
    <w:rsid w:val="004539A2"/>
    <w:rsid w:val="00460E2B"/>
    <w:rsid w:val="00461E44"/>
    <w:rsid w:val="00462228"/>
    <w:rsid w:val="00463B2A"/>
    <w:rsid w:val="00464D77"/>
    <w:rsid w:val="004669C8"/>
    <w:rsid w:val="00466FA8"/>
    <w:rsid w:val="004701CB"/>
    <w:rsid w:val="004705E1"/>
    <w:rsid w:val="004714A3"/>
    <w:rsid w:val="00473C9C"/>
    <w:rsid w:val="00480CE9"/>
    <w:rsid w:val="00480DEA"/>
    <w:rsid w:val="00483121"/>
    <w:rsid w:val="0048322C"/>
    <w:rsid w:val="004833F1"/>
    <w:rsid w:val="0048394C"/>
    <w:rsid w:val="00483CB5"/>
    <w:rsid w:val="00485043"/>
    <w:rsid w:val="00487E9D"/>
    <w:rsid w:val="00494A30"/>
    <w:rsid w:val="004A0E66"/>
    <w:rsid w:val="004A2C78"/>
    <w:rsid w:val="004A3112"/>
    <w:rsid w:val="004A334B"/>
    <w:rsid w:val="004A5F7B"/>
    <w:rsid w:val="004B28CD"/>
    <w:rsid w:val="004B29FD"/>
    <w:rsid w:val="004B3171"/>
    <w:rsid w:val="004B37F0"/>
    <w:rsid w:val="004B3BD7"/>
    <w:rsid w:val="004B494D"/>
    <w:rsid w:val="004B5F61"/>
    <w:rsid w:val="004C1C1C"/>
    <w:rsid w:val="004C2DE3"/>
    <w:rsid w:val="004C3979"/>
    <w:rsid w:val="004C4026"/>
    <w:rsid w:val="004C409F"/>
    <w:rsid w:val="004C41EC"/>
    <w:rsid w:val="004D0989"/>
    <w:rsid w:val="004D0D35"/>
    <w:rsid w:val="004D0F29"/>
    <w:rsid w:val="004D1DDA"/>
    <w:rsid w:val="004D4649"/>
    <w:rsid w:val="004D4C52"/>
    <w:rsid w:val="004D4F71"/>
    <w:rsid w:val="004D554A"/>
    <w:rsid w:val="004D5A16"/>
    <w:rsid w:val="004D6C81"/>
    <w:rsid w:val="004D7303"/>
    <w:rsid w:val="004E2562"/>
    <w:rsid w:val="004E2651"/>
    <w:rsid w:val="004E2F81"/>
    <w:rsid w:val="004E4024"/>
    <w:rsid w:val="004E5C51"/>
    <w:rsid w:val="004E63FA"/>
    <w:rsid w:val="004E64A4"/>
    <w:rsid w:val="004E74A5"/>
    <w:rsid w:val="004F02BF"/>
    <w:rsid w:val="004F03E4"/>
    <w:rsid w:val="004F224E"/>
    <w:rsid w:val="004F3801"/>
    <w:rsid w:val="004F4C6C"/>
    <w:rsid w:val="004F502A"/>
    <w:rsid w:val="004F7096"/>
    <w:rsid w:val="004F718B"/>
    <w:rsid w:val="005000AB"/>
    <w:rsid w:val="00500395"/>
    <w:rsid w:val="00500496"/>
    <w:rsid w:val="00500847"/>
    <w:rsid w:val="005021A3"/>
    <w:rsid w:val="0050447E"/>
    <w:rsid w:val="00505C3F"/>
    <w:rsid w:val="00506488"/>
    <w:rsid w:val="00511342"/>
    <w:rsid w:val="00514476"/>
    <w:rsid w:val="0051591B"/>
    <w:rsid w:val="00516878"/>
    <w:rsid w:val="00523B01"/>
    <w:rsid w:val="00524EED"/>
    <w:rsid w:val="00526172"/>
    <w:rsid w:val="005277A9"/>
    <w:rsid w:val="00530CB8"/>
    <w:rsid w:val="00531FAE"/>
    <w:rsid w:val="005324BD"/>
    <w:rsid w:val="00533AD5"/>
    <w:rsid w:val="0053564E"/>
    <w:rsid w:val="0053787F"/>
    <w:rsid w:val="00540738"/>
    <w:rsid w:val="005453A2"/>
    <w:rsid w:val="00546C4F"/>
    <w:rsid w:val="005476B8"/>
    <w:rsid w:val="005527CB"/>
    <w:rsid w:val="005536D6"/>
    <w:rsid w:val="00554407"/>
    <w:rsid w:val="00554E87"/>
    <w:rsid w:val="005562C5"/>
    <w:rsid w:val="0055658F"/>
    <w:rsid w:val="00561BC4"/>
    <w:rsid w:val="00562620"/>
    <w:rsid w:val="00564365"/>
    <w:rsid w:val="00564805"/>
    <w:rsid w:val="00565920"/>
    <w:rsid w:val="00566339"/>
    <w:rsid w:val="00567A68"/>
    <w:rsid w:val="0057046B"/>
    <w:rsid w:val="0057138D"/>
    <w:rsid w:val="00572188"/>
    <w:rsid w:val="00574D76"/>
    <w:rsid w:val="00577BBE"/>
    <w:rsid w:val="00580E53"/>
    <w:rsid w:val="00582318"/>
    <w:rsid w:val="00582FD9"/>
    <w:rsid w:val="00586421"/>
    <w:rsid w:val="00586938"/>
    <w:rsid w:val="00587CB1"/>
    <w:rsid w:val="00591AE6"/>
    <w:rsid w:val="00591FAA"/>
    <w:rsid w:val="00593866"/>
    <w:rsid w:val="00593A4D"/>
    <w:rsid w:val="00595DA2"/>
    <w:rsid w:val="00596C26"/>
    <w:rsid w:val="0059757E"/>
    <w:rsid w:val="005A04E8"/>
    <w:rsid w:val="005A1924"/>
    <w:rsid w:val="005A1A4E"/>
    <w:rsid w:val="005A573A"/>
    <w:rsid w:val="005A6B9D"/>
    <w:rsid w:val="005A6C60"/>
    <w:rsid w:val="005A7D6F"/>
    <w:rsid w:val="005B025B"/>
    <w:rsid w:val="005B04EB"/>
    <w:rsid w:val="005B2483"/>
    <w:rsid w:val="005B2608"/>
    <w:rsid w:val="005B4E51"/>
    <w:rsid w:val="005B5837"/>
    <w:rsid w:val="005B70CC"/>
    <w:rsid w:val="005B7972"/>
    <w:rsid w:val="005C1BB2"/>
    <w:rsid w:val="005C2289"/>
    <w:rsid w:val="005C2944"/>
    <w:rsid w:val="005C2E6D"/>
    <w:rsid w:val="005C3D76"/>
    <w:rsid w:val="005C6CA5"/>
    <w:rsid w:val="005C711C"/>
    <w:rsid w:val="005C722B"/>
    <w:rsid w:val="005C7721"/>
    <w:rsid w:val="005C7B1C"/>
    <w:rsid w:val="005D0896"/>
    <w:rsid w:val="005D557D"/>
    <w:rsid w:val="005D6481"/>
    <w:rsid w:val="005D66AA"/>
    <w:rsid w:val="005D7250"/>
    <w:rsid w:val="005D7CB9"/>
    <w:rsid w:val="005E0438"/>
    <w:rsid w:val="005E07BC"/>
    <w:rsid w:val="005E4159"/>
    <w:rsid w:val="005E4C24"/>
    <w:rsid w:val="005E5502"/>
    <w:rsid w:val="005E5B72"/>
    <w:rsid w:val="005E76AE"/>
    <w:rsid w:val="005F12F9"/>
    <w:rsid w:val="005F25D4"/>
    <w:rsid w:val="005F3684"/>
    <w:rsid w:val="005F49D8"/>
    <w:rsid w:val="005F591B"/>
    <w:rsid w:val="005F72C6"/>
    <w:rsid w:val="006024B3"/>
    <w:rsid w:val="0060358A"/>
    <w:rsid w:val="006042D8"/>
    <w:rsid w:val="00605BC1"/>
    <w:rsid w:val="006065F8"/>
    <w:rsid w:val="00607426"/>
    <w:rsid w:val="006107FA"/>
    <w:rsid w:val="00615552"/>
    <w:rsid w:val="00620117"/>
    <w:rsid w:val="006209D2"/>
    <w:rsid w:val="00620B44"/>
    <w:rsid w:val="00620C08"/>
    <w:rsid w:val="006210F7"/>
    <w:rsid w:val="0062476F"/>
    <w:rsid w:val="00624FCC"/>
    <w:rsid w:val="00626765"/>
    <w:rsid w:val="006308EE"/>
    <w:rsid w:val="00631600"/>
    <w:rsid w:val="00631915"/>
    <w:rsid w:val="00632136"/>
    <w:rsid w:val="00632C84"/>
    <w:rsid w:val="00632F8A"/>
    <w:rsid w:val="006333FB"/>
    <w:rsid w:val="006340B4"/>
    <w:rsid w:val="006352F1"/>
    <w:rsid w:val="0063625E"/>
    <w:rsid w:val="0063705E"/>
    <w:rsid w:val="0064063F"/>
    <w:rsid w:val="00641384"/>
    <w:rsid w:val="006440F6"/>
    <w:rsid w:val="00647926"/>
    <w:rsid w:val="00647B67"/>
    <w:rsid w:val="00647E77"/>
    <w:rsid w:val="00652067"/>
    <w:rsid w:val="00660624"/>
    <w:rsid w:val="00661C8D"/>
    <w:rsid w:val="0066329B"/>
    <w:rsid w:val="006638E6"/>
    <w:rsid w:val="00664223"/>
    <w:rsid w:val="006642FB"/>
    <w:rsid w:val="00665364"/>
    <w:rsid w:val="006656A2"/>
    <w:rsid w:val="00666148"/>
    <w:rsid w:val="0066658C"/>
    <w:rsid w:val="00666B68"/>
    <w:rsid w:val="006700FB"/>
    <w:rsid w:val="006702CC"/>
    <w:rsid w:val="006704A7"/>
    <w:rsid w:val="0067075B"/>
    <w:rsid w:val="00670B7C"/>
    <w:rsid w:val="00670E01"/>
    <w:rsid w:val="00671167"/>
    <w:rsid w:val="0067414E"/>
    <w:rsid w:val="006750F8"/>
    <w:rsid w:val="00676928"/>
    <w:rsid w:val="006774B3"/>
    <w:rsid w:val="0067756B"/>
    <w:rsid w:val="006778DB"/>
    <w:rsid w:val="00677C5F"/>
    <w:rsid w:val="006840D6"/>
    <w:rsid w:val="00684FDE"/>
    <w:rsid w:val="00685D31"/>
    <w:rsid w:val="0068697D"/>
    <w:rsid w:val="00690CB3"/>
    <w:rsid w:val="0069243B"/>
    <w:rsid w:val="00695A45"/>
    <w:rsid w:val="00696457"/>
    <w:rsid w:val="006A000D"/>
    <w:rsid w:val="006A4A1E"/>
    <w:rsid w:val="006A5BC9"/>
    <w:rsid w:val="006A5F98"/>
    <w:rsid w:val="006A7B59"/>
    <w:rsid w:val="006B4A00"/>
    <w:rsid w:val="006C05E1"/>
    <w:rsid w:val="006C0FB5"/>
    <w:rsid w:val="006C208A"/>
    <w:rsid w:val="006C4501"/>
    <w:rsid w:val="006C4DF3"/>
    <w:rsid w:val="006C4F60"/>
    <w:rsid w:val="006C50D3"/>
    <w:rsid w:val="006C5D4B"/>
    <w:rsid w:val="006C6081"/>
    <w:rsid w:val="006C6633"/>
    <w:rsid w:val="006C7D73"/>
    <w:rsid w:val="006D1760"/>
    <w:rsid w:val="006D227E"/>
    <w:rsid w:val="006D42C1"/>
    <w:rsid w:val="006D4C3A"/>
    <w:rsid w:val="006D52D9"/>
    <w:rsid w:val="006D7CD0"/>
    <w:rsid w:val="006E1029"/>
    <w:rsid w:val="006E4D5C"/>
    <w:rsid w:val="006E527C"/>
    <w:rsid w:val="006E6393"/>
    <w:rsid w:val="006F49B5"/>
    <w:rsid w:val="006F6FCF"/>
    <w:rsid w:val="006F72E6"/>
    <w:rsid w:val="00700BEB"/>
    <w:rsid w:val="007014B7"/>
    <w:rsid w:val="00701B84"/>
    <w:rsid w:val="007027B3"/>
    <w:rsid w:val="00703C00"/>
    <w:rsid w:val="007058C2"/>
    <w:rsid w:val="00706A43"/>
    <w:rsid w:val="00706E9A"/>
    <w:rsid w:val="00707E79"/>
    <w:rsid w:val="0071266F"/>
    <w:rsid w:val="007160A5"/>
    <w:rsid w:val="0071731A"/>
    <w:rsid w:val="00717833"/>
    <w:rsid w:val="007217BB"/>
    <w:rsid w:val="00725129"/>
    <w:rsid w:val="00725311"/>
    <w:rsid w:val="007277C8"/>
    <w:rsid w:val="007300B9"/>
    <w:rsid w:val="00730B36"/>
    <w:rsid w:val="007327BD"/>
    <w:rsid w:val="00733845"/>
    <w:rsid w:val="00733B58"/>
    <w:rsid w:val="00737257"/>
    <w:rsid w:val="007373BB"/>
    <w:rsid w:val="00737E52"/>
    <w:rsid w:val="00737E96"/>
    <w:rsid w:val="007440D4"/>
    <w:rsid w:val="00744417"/>
    <w:rsid w:val="007459A1"/>
    <w:rsid w:val="00746AC0"/>
    <w:rsid w:val="00746B90"/>
    <w:rsid w:val="007478E4"/>
    <w:rsid w:val="00751C2A"/>
    <w:rsid w:val="00756D88"/>
    <w:rsid w:val="007571AB"/>
    <w:rsid w:val="00761846"/>
    <w:rsid w:val="00762E98"/>
    <w:rsid w:val="00763567"/>
    <w:rsid w:val="00764CA2"/>
    <w:rsid w:val="0076700F"/>
    <w:rsid w:val="007706BB"/>
    <w:rsid w:val="00770988"/>
    <w:rsid w:val="007740E4"/>
    <w:rsid w:val="00774968"/>
    <w:rsid w:val="00774DD5"/>
    <w:rsid w:val="0077661A"/>
    <w:rsid w:val="007824C5"/>
    <w:rsid w:val="00783C58"/>
    <w:rsid w:val="00785393"/>
    <w:rsid w:val="00785D9B"/>
    <w:rsid w:val="00786EB4"/>
    <w:rsid w:val="00787770"/>
    <w:rsid w:val="0079573D"/>
    <w:rsid w:val="00796074"/>
    <w:rsid w:val="007969DE"/>
    <w:rsid w:val="007A07E7"/>
    <w:rsid w:val="007A2746"/>
    <w:rsid w:val="007A535D"/>
    <w:rsid w:val="007A54F5"/>
    <w:rsid w:val="007A6FD7"/>
    <w:rsid w:val="007A7EA0"/>
    <w:rsid w:val="007B09FE"/>
    <w:rsid w:val="007B5F1D"/>
    <w:rsid w:val="007B6A25"/>
    <w:rsid w:val="007C0A83"/>
    <w:rsid w:val="007C4233"/>
    <w:rsid w:val="007C5788"/>
    <w:rsid w:val="007C6D6A"/>
    <w:rsid w:val="007C7264"/>
    <w:rsid w:val="007C72CD"/>
    <w:rsid w:val="007C790E"/>
    <w:rsid w:val="007D0EFC"/>
    <w:rsid w:val="007D2B4A"/>
    <w:rsid w:val="007D38F9"/>
    <w:rsid w:val="007D3E6C"/>
    <w:rsid w:val="007D5E0D"/>
    <w:rsid w:val="007D6267"/>
    <w:rsid w:val="007D6AE7"/>
    <w:rsid w:val="007E09F0"/>
    <w:rsid w:val="007E0A57"/>
    <w:rsid w:val="007E0CFE"/>
    <w:rsid w:val="007E2ED0"/>
    <w:rsid w:val="007E79E1"/>
    <w:rsid w:val="007F2E1D"/>
    <w:rsid w:val="007F33CD"/>
    <w:rsid w:val="007F44B3"/>
    <w:rsid w:val="007F519E"/>
    <w:rsid w:val="008001E8"/>
    <w:rsid w:val="00800D19"/>
    <w:rsid w:val="00800EE3"/>
    <w:rsid w:val="00801F55"/>
    <w:rsid w:val="008022B5"/>
    <w:rsid w:val="008048EB"/>
    <w:rsid w:val="008058E5"/>
    <w:rsid w:val="00806350"/>
    <w:rsid w:val="0080710D"/>
    <w:rsid w:val="00807531"/>
    <w:rsid w:val="008103F4"/>
    <w:rsid w:val="00810D66"/>
    <w:rsid w:val="0081114D"/>
    <w:rsid w:val="00812DCD"/>
    <w:rsid w:val="00813C24"/>
    <w:rsid w:val="00814260"/>
    <w:rsid w:val="008153F5"/>
    <w:rsid w:val="008162BE"/>
    <w:rsid w:val="00817ADB"/>
    <w:rsid w:val="00820470"/>
    <w:rsid w:val="00821F7F"/>
    <w:rsid w:val="00821F87"/>
    <w:rsid w:val="00822E11"/>
    <w:rsid w:val="008230E3"/>
    <w:rsid w:val="00824F2F"/>
    <w:rsid w:val="00825275"/>
    <w:rsid w:val="00825FC0"/>
    <w:rsid w:val="00827F08"/>
    <w:rsid w:val="00827F57"/>
    <w:rsid w:val="00833895"/>
    <w:rsid w:val="008338F7"/>
    <w:rsid w:val="00835583"/>
    <w:rsid w:val="008376B0"/>
    <w:rsid w:val="00837BF9"/>
    <w:rsid w:val="00840C90"/>
    <w:rsid w:val="0084160F"/>
    <w:rsid w:val="00843CB6"/>
    <w:rsid w:val="00844DD2"/>
    <w:rsid w:val="00846887"/>
    <w:rsid w:val="00846B65"/>
    <w:rsid w:val="00847101"/>
    <w:rsid w:val="00850B4B"/>
    <w:rsid w:val="00850EA9"/>
    <w:rsid w:val="008522AB"/>
    <w:rsid w:val="00855572"/>
    <w:rsid w:val="00856188"/>
    <w:rsid w:val="00857678"/>
    <w:rsid w:val="008578CE"/>
    <w:rsid w:val="008579D2"/>
    <w:rsid w:val="00861D05"/>
    <w:rsid w:val="008640B3"/>
    <w:rsid w:val="00864EE8"/>
    <w:rsid w:val="00866654"/>
    <w:rsid w:val="00866DB7"/>
    <w:rsid w:val="008725D3"/>
    <w:rsid w:val="008726E0"/>
    <w:rsid w:val="008745FB"/>
    <w:rsid w:val="00876C0F"/>
    <w:rsid w:val="00881736"/>
    <w:rsid w:val="008819E8"/>
    <w:rsid w:val="00882C19"/>
    <w:rsid w:val="008832D6"/>
    <w:rsid w:val="0088394F"/>
    <w:rsid w:val="008839B8"/>
    <w:rsid w:val="008862A7"/>
    <w:rsid w:val="00890399"/>
    <w:rsid w:val="0089166D"/>
    <w:rsid w:val="008917DD"/>
    <w:rsid w:val="008918A3"/>
    <w:rsid w:val="00892607"/>
    <w:rsid w:val="00896B78"/>
    <w:rsid w:val="008979DA"/>
    <w:rsid w:val="00897CF0"/>
    <w:rsid w:val="008A0069"/>
    <w:rsid w:val="008A0078"/>
    <w:rsid w:val="008A2C3B"/>
    <w:rsid w:val="008A3018"/>
    <w:rsid w:val="008A30CF"/>
    <w:rsid w:val="008A3CBB"/>
    <w:rsid w:val="008A6C2C"/>
    <w:rsid w:val="008A7D82"/>
    <w:rsid w:val="008B03D9"/>
    <w:rsid w:val="008B0B2C"/>
    <w:rsid w:val="008B21E1"/>
    <w:rsid w:val="008B2C78"/>
    <w:rsid w:val="008B35A3"/>
    <w:rsid w:val="008B7C5F"/>
    <w:rsid w:val="008C14DB"/>
    <w:rsid w:val="008C37B9"/>
    <w:rsid w:val="008C5D73"/>
    <w:rsid w:val="008C6586"/>
    <w:rsid w:val="008C6764"/>
    <w:rsid w:val="008C6A49"/>
    <w:rsid w:val="008C6D73"/>
    <w:rsid w:val="008D0073"/>
    <w:rsid w:val="008D3DAD"/>
    <w:rsid w:val="008E09C8"/>
    <w:rsid w:val="008E44F9"/>
    <w:rsid w:val="008E4F23"/>
    <w:rsid w:val="008E548C"/>
    <w:rsid w:val="008E6BE7"/>
    <w:rsid w:val="008E6D7E"/>
    <w:rsid w:val="008F2056"/>
    <w:rsid w:val="008F2C60"/>
    <w:rsid w:val="008F3457"/>
    <w:rsid w:val="008F4AF3"/>
    <w:rsid w:val="008F703C"/>
    <w:rsid w:val="00902171"/>
    <w:rsid w:val="00903747"/>
    <w:rsid w:val="009054B8"/>
    <w:rsid w:val="009055EB"/>
    <w:rsid w:val="0090694A"/>
    <w:rsid w:val="00907FB1"/>
    <w:rsid w:val="00910DCD"/>
    <w:rsid w:val="0091175A"/>
    <w:rsid w:val="00913E5E"/>
    <w:rsid w:val="0091411B"/>
    <w:rsid w:val="009145B7"/>
    <w:rsid w:val="00915116"/>
    <w:rsid w:val="009153E9"/>
    <w:rsid w:val="00915441"/>
    <w:rsid w:val="00915A0F"/>
    <w:rsid w:val="00920E9C"/>
    <w:rsid w:val="00923DEF"/>
    <w:rsid w:val="00924790"/>
    <w:rsid w:val="00924A26"/>
    <w:rsid w:val="00930E7D"/>
    <w:rsid w:val="0093122C"/>
    <w:rsid w:val="0093364E"/>
    <w:rsid w:val="00942633"/>
    <w:rsid w:val="009465D9"/>
    <w:rsid w:val="00946DF3"/>
    <w:rsid w:val="0095007B"/>
    <w:rsid w:val="00950C36"/>
    <w:rsid w:val="00952544"/>
    <w:rsid w:val="00954485"/>
    <w:rsid w:val="00955A07"/>
    <w:rsid w:val="0095621D"/>
    <w:rsid w:val="0095639B"/>
    <w:rsid w:val="00956B73"/>
    <w:rsid w:val="0095745C"/>
    <w:rsid w:val="00957994"/>
    <w:rsid w:val="00961C72"/>
    <w:rsid w:val="00964412"/>
    <w:rsid w:val="00972014"/>
    <w:rsid w:val="0097239B"/>
    <w:rsid w:val="009734E8"/>
    <w:rsid w:val="009742F4"/>
    <w:rsid w:val="009745EC"/>
    <w:rsid w:val="00974B43"/>
    <w:rsid w:val="00974B8B"/>
    <w:rsid w:val="00974BD8"/>
    <w:rsid w:val="00974E84"/>
    <w:rsid w:val="0097536B"/>
    <w:rsid w:val="009753AE"/>
    <w:rsid w:val="00975733"/>
    <w:rsid w:val="00977370"/>
    <w:rsid w:val="009778B6"/>
    <w:rsid w:val="00981642"/>
    <w:rsid w:val="00982DA4"/>
    <w:rsid w:val="00983915"/>
    <w:rsid w:val="00985790"/>
    <w:rsid w:val="00987298"/>
    <w:rsid w:val="00990884"/>
    <w:rsid w:val="009919FD"/>
    <w:rsid w:val="0099592D"/>
    <w:rsid w:val="009A2053"/>
    <w:rsid w:val="009A3A2F"/>
    <w:rsid w:val="009A3D87"/>
    <w:rsid w:val="009A3EC6"/>
    <w:rsid w:val="009A621F"/>
    <w:rsid w:val="009A6F05"/>
    <w:rsid w:val="009B0C11"/>
    <w:rsid w:val="009B138F"/>
    <w:rsid w:val="009B1D51"/>
    <w:rsid w:val="009B1FBC"/>
    <w:rsid w:val="009B4C5F"/>
    <w:rsid w:val="009B63DB"/>
    <w:rsid w:val="009C0527"/>
    <w:rsid w:val="009C08CD"/>
    <w:rsid w:val="009C096B"/>
    <w:rsid w:val="009C10B0"/>
    <w:rsid w:val="009C23AF"/>
    <w:rsid w:val="009C240A"/>
    <w:rsid w:val="009C4116"/>
    <w:rsid w:val="009C43DC"/>
    <w:rsid w:val="009C4CDF"/>
    <w:rsid w:val="009C5627"/>
    <w:rsid w:val="009C57AD"/>
    <w:rsid w:val="009C5CA1"/>
    <w:rsid w:val="009C603D"/>
    <w:rsid w:val="009D23E4"/>
    <w:rsid w:val="009D36CA"/>
    <w:rsid w:val="009D3C90"/>
    <w:rsid w:val="009D4607"/>
    <w:rsid w:val="009D7E85"/>
    <w:rsid w:val="009E0540"/>
    <w:rsid w:val="009E1D50"/>
    <w:rsid w:val="009E61B6"/>
    <w:rsid w:val="009E7860"/>
    <w:rsid w:val="009F1B51"/>
    <w:rsid w:val="009F32FD"/>
    <w:rsid w:val="009F43B6"/>
    <w:rsid w:val="009F49E6"/>
    <w:rsid w:val="009F6146"/>
    <w:rsid w:val="009F65C1"/>
    <w:rsid w:val="00A001F3"/>
    <w:rsid w:val="00A01C35"/>
    <w:rsid w:val="00A0229F"/>
    <w:rsid w:val="00A060A4"/>
    <w:rsid w:val="00A0678E"/>
    <w:rsid w:val="00A07748"/>
    <w:rsid w:val="00A14F9C"/>
    <w:rsid w:val="00A16449"/>
    <w:rsid w:val="00A17883"/>
    <w:rsid w:val="00A21ADF"/>
    <w:rsid w:val="00A22F26"/>
    <w:rsid w:val="00A23361"/>
    <w:rsid w:val="00A235C3"/>
    <w:rsid w:val="00A2362A"/>
    <w:rsid w:val="00A24BC1"/>
    <w:rsid w:val="00A255A6"/>
    <w:rsid w:val="00A25C07"/>
    <w:rsid w:val="00A26DAD"/>
    <w:rsid w:val="00A270C6"/>
    <w:rsid w:val="00A319E8"/>
    <w:rsid w:val="00A32186"/>
    <w:rsid w:val="00A3281F"/>
    <w:rsid w:val="00A33BCE"/>
    <w:rsid w:val="00A34AF1"/>
    <w:rsid w:val="00A50036"/>
    <w:rsid w:val="00A559D5"/>
    <w:rsid w:val="00A57C26"/>
    <w:rsid w:val="00A605E8"/>
    <w:rsid w:val="00A6316B"/>
    <w:rsid w:val="00A651EF"/>
    <w:rsid w:val="00A70486"/>
    <w:rsid w:val="00A71AF0"/>
    <w:rsid w:val="00A71CD7"/>
    <w:rsid w:val="00A73A68"/>
    <w:rsid w:val="00A76859"/>
    <w:rsid w:val="00A76A47"/>
    <w:rsid w:val="00A771F3"/>
    <w:rsid w:val="00A77AD9"/>
    <w:rsid w:val="00A81E8A"/>
    <w:rsid w:val="00A82C30"/>
    <w:rsid w:val="00A8332E"/>
    <w:rsid w:val="00A8489E"/>
    <w:rsid w:val="00A87A15"/>
    <w:rsid w:val="00A87BE6"/>
    <w:rsid w:val="00A906D6"/>
    <w:rsid w:val="00A92287"/>
    <w:rsid w:val="00A92E2A"/>
    <w:rsid w:val="00A93CB8"/>
    <w:rsid w:val="00AA087C"/>
    <w:rsid w:val="00AA1A20"/>
    <w:rsid w:val="00AA25CD"/>
    <w:rsid w:val="00AA522A"/>
    <w:rsid w:val="00AA7343"/>
    <w:rsid w:val="00AB045B"/>
    <w:rsid w:val="00AB1B98"/>
    <w:rsid w:val="00AB2036"/>
    <w:rsid w:val="00AB22C1"/>
    <w:rsid w:val="00AB499B"/>
    <w:rsid w:val="00AB511A"/>
    <w:rsid w:val="00AB7CBB"/>
    <w:rsid w:val="00AC2280"/>
    <w:rsid w:val="00AC3861"/>
    <w:rsid w:val="00AC3999"/>
    <w:rsid w:val="00AC3AF5"/>
    <w:rsid w:val="00AC681E"/>
    <w:rsid w:val="00AD08BD"/>
    <w:rsid w:val="00AD106E"/>
    <w:rsid w:val="00AD2E09"/>
    <w:rsid w:val="00AD30A7"/>
    <w:rsid w:val="00AD33AB"/>
    <w:rsid w:val="00AD6E54"/>
    <w:rsid w:val="00AD781C"/>
    <w:rsid w:val="00AE0D77"/>
    <w:rsid w:val="00AE2422"/>
    <w:rsid w:val="00AE2A5A"/>
    <w:rsid w:val="00AE4D4C"/>
    <w:rsid w:val="00AE5AE6"/>
    <w:rsid w:val="00AE678B"/>
    <w:rsid w:val="00AF0444"/>
    <w:rsid w:val="00AF0E01"/>
    <w:rsid w:val="00AF17E4"/>
    <w:rsid w:val="00AF1B83"/>
    <w:rsid w:val="00AF23EE"/>
    <w:rsid w:val="00AF33D3"/>
    <w:rsid w:val="00B0390C"/>
    <w:rsid w:val="00B03B33"/>
    <w:rsid w:val="00B040D2"/>
    <w:rsid w:val="00B04148"/>
    <w:rsid w:val="00B0446A"/>
    <w:rsid w:val="00B045AE"/>
    <w:rsid w:val="00B10703"/>
    <w:rsid w:val="00B10910"/>
    <w:rsid w:val="00B116C0"/>
    <w:rsid w:val="00B11E23"/>
    <w:rsid w:val="00B154E7"/>
    <w:rsid w:val="00B219E2"/>
    <w:rsid w:val="00B228BB"/>
    <w:rsid w:val="00B260E0"/>
    <w:rsid w:val="00B30169"/>
    <w:rsid w:val="00B314E7"/>
    <w:rsid w:val="00B33B47"/>
    <w:rsid w:val="00B3421A"/>
    <w:rsid w:val="00B34658"/>
    <w:rsid w:val="00B34CC2"/>
    <w:rsid w:val="00B35F30"/>
    <w:rsid w:val="00B40441"/>
    <w:rsid w:val="00B40D48"/>
    <w:rsid w:val="00B42616"/>
    <w:rsid w:val="00B44026"/>
    <w:rsid w:val="00B47180"/>
    <w:rsid w:val="00B475F0"/>
    <w:rsid w:val="00B5499F"/>
    <w:rsid w:val="00B568F1"/>
    <w:rsid w:val="00B606C9"/>
    <w:rsid w:val="00B612B1"/>
    <w:rsid w:val="00B61E17"/>
    <w:rsid w:val="00B638AE"/>
    <w:rsid w:val="00B640F9"/>
    <w:rsid w:val="00B65A2B"/>
    <w:rsid w:val="00B667A8"/>
    <w:rsid w:val="00B72B4D"/>
    <w:rsid w:val="00B72CEB"/>
    <w:rsid w:val="00B751C9"/>
    <w:rsid w:val="00B758AF"/>
    <w:rsid w:val="00B77271"/>
    <w:rsid w:val="00B77A47"/>
    <w:rsid w:val="00B80031"/>
    <w:rsid w:val="00B810D6"/>
    <w:rsid w:val="00B84A8D"/>
    <w:rsid w:val="00B85630"/>
    <w:rsid w:val="00B944F3"/>
    <w:rsid w:val="00B94D52"/>
    <w:rsid w:val="00B95591"/>
    <w:rsid w:val="00B964E1"/>
    <w:rsid w:val="00B97AA6"/>
    <w:rsid w:val="00BA1416"/>
    <w:rsid w:val="00BA6700"/>
    <w:rsid w:val="00BA7295"/>
    <w:rsid w:val="00BB1443"/>
    <w:rsid w:val="00BB1512"/>
    <w:rsid w:val="00BB188F"/>
    <w:rsid w:val="00BB30B3"/>
    <w:rsid w:val="00BB4744"/>
    <w:rsid w:val="00BB4824"/>
    <w:rsid w:val="00BB628E"/>
    <w:rsid w:val="00BB62A5"/>
    <w:rsid w:val="00BC01B8"/>
    <w:rsid w:val="00BC11EB"/>
    <w:rsid w:val="00BC1969"/>
    <w:rsid w:val="00BC3093"/>
    <w:rsid w:val="00BC3381"/>
    <w:rsid w:val="00BD17E5"/>
    <w:rsid w:val="00BD2E6A"/>
    <w:rsid w:val="00BD4CBC"/>
    <w:rsid w:val="00BD5A6E"/>
    <w:rsid w:val="00BD6561"/>
    <w:rsid w:val="00BE11D5"/>
    <w:rsid w:val="00BE1A13"/>
    <w:rsid w:val="00BE246E"/>
    <w:rsid w:val="00BE252A"/>
    <w:rsid w:val="00BE33BA"/>
    <w:rsid w:val="00BF035A"/>
    <w:rsid w:val="00BF0882"/>
    <w:rsid w:val="00BF1CFB"/>
    <w:rsid w:val="00BF267D"/>
    <w:rsid w:val="00BF2A2A"/>
    <w:rsid w:val="00BF2A7A"/>
    <w:rsid w:val="00BF4C53"/>
    <w:rsid w:val="00BF5489"/>
    <w:rsid w:val="00C01296"/>
    <w:rsid w:val="00C04AF4"/>
    <w:rsid w:val="00C05D28"/>
    <w:rsid w:val="00C06681"/>
    <w:rsid w:val="00C06BA7"/>
    <w:rsid w:val="00C10D83"/>
    <w:rsid w:val="00C12CB4"/>
    <w:rsid w:val="00C13AEC"/>
    <w:rsid w:val="00C1526B"/>
    <w:rsid w:val="00C1580F"/>
    <w:rsid w:val="00C1696D"/>
    <w:rsid w:val="00C20CA5"/>
    <w:rsid w:val="00C21007"/>
    <w:rsid w:val="00C21734"/>
    <w:rsid w:val="00C2248A"/>
    <w:rsid w:val="00C22636"/>
    <w:rsid w:val="00C2266B"/>
    <w:rsid w:val="00C22F2D"/>
    <w:rsid w:val="00C30184"/>
    <w:rsid w:val="00C30D82"/>
    <w:rsid w:val="00C3114E"/>
    <w:rsid w:val="00C31C37"/>
    <w:rsid w:val="00C33E68"/>
    <w:rsid w:val="00C409A9"/>
    <w:rsid w:val="00C436D5"/>
    <w:rsid w:val="00C44357"/>
    <w:rsid w:val="00C445DF"/>
    <w:rsid w:val="00C45A29"/>
    <w:rsid w:val="00C46D75"/>
    <w:rsid w:val="00C47339"/>
    <w:rsid w:val="00C4760B"/>
    <w:rsid w:val="00C47DD4"/>
    <w:rsid w:val="00C51A25"/>
    <w:rsid w:val="00C51E37"/>
    <w:rsid w:val="00C521E8"/>
    <w:rsid w:val="00C52233"/>
    <w:rsid w:val="00C52D9B"/>
    <w:rsid w:val="00C53F44"/>
    <w:rsid w:val="00C54915"/>
    <w:rsid w:val="00C56743"/>
    <w:rsid w:val="00C6256D"/>
    <w:rsid w:val="00C6505A"/>
    <w:rsid w:val="00C658F3"/>
    <w:rsid w:val="00C65B30"/>
    <w:rsid w:val="00C67542"/>
    <w:rsid w:val="00C67815"/>
    <w:rsid w:val="00C67896"/>
    <w:rsid w:val="00C678AF"/>
    <w:rsid w:val="00C72C21"/>
    <w:rsid w:val="00C7582F"/>
    <w:rsid w:val="00C77767"/>
    <w:rsid w:val="00C80F14"/>
    <w:rsid w:val="00C81174"/>
    <w:rsid w:val="00C82ECC"/>
    <w:rsid w:val="00C843E8"/>
    <w:rsid w:val="00C85368"/>
    <w:rsid w:val="00C86775"/>
    <w:rsid w:val="00C92014"/>
    <w:rsid w:val="00C9237D"/>
    <w:rsid w:val="00C96E16"/>
    <w:rsid w:val="00C97081"/>
    <w:rsid w:val="00CA1E41"/>
    <w:rsid w:val="00CA2A37"/>
    <w:rsid w:val="00CA3692"/>
    <w:rsid w:val="00CA418A"/>
    <w:rsid w:val="00CA71B1"/>
    <w:rsid w:val="00CB1746"/>
    <w:rsid w:val="00CB3020"/>
    <w:rsid w:val="00CB326F"/>
    <w:rsid w:val="00CB3528"/>
    <w:rsid w:val="00CB4929"/>
    <w:rsid w:val="00CB5B07"/>
    <w:rsid w:val="00CB7495"/>
    <w:rsid w:val="00CC05B0"/>
    <w:rsid w:val="00CC1214"/>
    <w:rsid w:val="00CC12F7"/>
    <w:rsid w:val="00CC2EF8"/>
    <w:rsid w:val="00CC37A5"/>
    <w:rsid w:val="00CC4FAF"/>
    <w:rsid w:val="00CC7A4C"/>
    <w:rsid w:val="00CD32A0"/>
    <w:rsid w:val="00CD5903"/>
    <w:rsid w:val="00CE104C"/>
    <w:rsid w:val="00CE1A13"/>
    <w:rsid w:val="00CE592B"/>
    <w:rsid w:val="00CE6040"/>
    <w:rsid w:val="00CE7DDE"/>
    <w:rsid w:val="00CE7EA6"/>
    <w:rsid w:val="00CF0A66"/>
    <w:rsid w:val="00CF3C47"/>
    <w:rsid w:val="00CF4216"/>
    <w:rsid w:val="00CF5151"/>
    <w:rsid w:val="00CF536D"/>
    <w:rsid w:val="00CF72FD"/>
    <w:rsid w:val="00CF74CF"/>
    <w:rsid w:val="00D00271"/>
    <w:rsid w:val="00D013AE"/>
    <w:rsid w:val="00D01501"/>
    <w:rsid w:val="00D01E2B"/>
    <w:rsid w:val="00D02537"/>
    <w:rsid w:val="00D04544"/>
    <w:rsid w:val="00D049BC"/>
    <w:rsid w:val="00D05B3E"/>
    <w:rsid w:val="00D065BC"/>
    <w:rsid w:val="00D068DB"/>
    <w:rsid w:val="00D0754B"/>
    <w:rsid w:val="00D11614"/>
    <w:rsid w:val="00D13728"/>
    <w:rsid w:val="00D1381B"/>
    <w:rsid w:val="00D14BB6"/>
    <w:rsid w:val="00D21696"/>
    <w:rsid w:val="00D22612"/>
    <w:rsid w:val="00D2517F"/>
    <w:rsid w:val="00D264EE"/>
    <w:rsid w:val="00D2670A"/>
    <w:rsid w:val="00D271BD"/>
    <w:rsid w:val="00D2753F"/>
    <w:rsid w:val="00D31CFD"/>
    <w:rsid w:val="00D32E8F"/>
    <w:rsid w:val="00D32F98"/>
    <w:rsid w:val="00D3508B"/>
    <w:rsid w:val="00D35A56"/>
    <w:rsid w:val="00D35AEC"/>
    <w:rsid w:val="00D41AC0"/>
    <w:rsid w:val="00D42442"/>
    <w:rsid w:val="00D42470"/>
    <w:rsid w:val="00D42D44"/>
    <w:rsid w:val="00D45504"/>
    <w:rsid w:val="00D45629"/>
    <w:rsid w:val="00D471BF"/>
    <w:rsid w:val="00D54212"/>
    <w:rsid w:val="00D5473E"/>
    <w:rsid w:val="00D55CE9"/>
    <w:rsid w:val="00D574F4"/>
    <w:rsid w:val="00D57A27"/>
    <w:rsid w:val="00D62B35"/>
    <w:rsid w:val="00D74A5B"/>
    <w:rsid w:val="00D779B2"/>
    <w:rsid w:val="00D825D7"/>
    <w:rsid w:val="00D83453"/>
    <w:rsid w:val="00D855FF"/>
    <w:rsid w:val="00D8636C"/>
    <w:rsid w:val="00D866AA"/>
    <w:rsid w:val="00D87C2C"/>
    <w:rsid w:val="00D90944"/>
    <w:rsid w:val="00D92252"/>
    <w:rsid w:val="00D975C7"/>
    <w:rsid w:val="00DA2EDD"/>
    <w:rsid w:val="00DA7C22"/>
    <w:rsid w:val="00DB2193"/>
    <w:rsid w:val="00DB27E6"/>
    <w:rsid w:val="00DB4E29"/>
    <w:rsid w:val="00DB616D"/>
    <w:rsid w:val="00DC08B7"/>
    <w:rsid w:val="00DC0A60"/>
    <w:rsid w:val="00DC6672"/>
    <w:rsid w:val="00DC73B4"/>
    <w:rsid w:val="00DC7EA8"/>
    <w:rsid w:val="00DD1420"/>
    <w:rsid w:val="00DD3EFD"/>
    <w:rsid w:val="00DD3FD0"/>
    <w:rsid w:val="00DD54C7"/>
    <w:rsid w:val="00DD6360"/>
    <w:rsid w:val="00DD739B"/>
    <w:rsid w:val="00DE226D"/>
    <w:rsid w:val="00DE3894"/>
    <w:rsid w:val="00DE4661"/>
    <w:rsid w:val="00DE48D1"/>
    <w:rsid w:val="00DE52E9"/>
    <w:rsid w:val="00DE5D49"/>
    <w:rsid w:val="00DE6BB6"/>
    <w:rsid w:val="00DF04E4"/>
    <w:rsid w:val="00DF1295"/>
    <w:rsid w:val="00DF2041"/>
    <w:rsid w:val="00DF486B"/>
    <w:rsid w:val="00DF6288"/>
    <w:rsid w:val="00E04292"/>
    <w:rsid w:val="00E04688"/>
    <w:rsid w:val="00E04E88"/>
    <w:rsid w:val="00E0508F"/>
    <w:rsid w:val="00E068BC"/>
    <w:rsid w:val="00E0743C"/>
    <w:rsid w:val="00E07961"/>
    <w:rsid w:val="00E12D09"/>
    <w:rsid w:val="00E15728"/>
    <w:rsid w:val="00E1675C"/>
    <w:rsid w:val="00E17639"/>
    <w:rsid w:val="00E20C9F"/>
    <w:rsid w:val="00E23DE2"/>
    <w:rsid w:val="00E24953"/>
    <w:rsid w:val="00E31928"/>
    <w:rsid w:val="00E32531"/>
    <w:rsid w:val="00E33240"/>
    <w:rsid w:val="00E36773"/>
    <w:rsid w:val="00E37588"/>
    <w:rsid w:val="00E41640"/>
    <w:rsid w:val="00E4198D"/>
    <w:rsid w:val="00E42A40"/>
    <w:rsid w:val="00E4394B"/>
    <w:rsid w:val="00E44931"/>
    <w:rsid w:val="00E50B12"/>
    <w:rsid w:val="00E518FE"/>
    <w:rsid w:val="00E53649"/>
    <w:rsid w:val="00E55E14"/>
    <w:rsid w:val="00E56F55"/>
    <w:rsid w:val="00E61C14"/>
    <w:rsid w:val="00E62BE9"/>
    <w:rsid w:val="00E633AE"/>
    <w:rsid w:val="00E63473"/>
    <w:rsid w:val="00E63966"/>
    <w:rsid w:val="00E63B54"/>
    <w:rsid w:val="00E652DE"/>
    <w:rsid w:val="00E657CA"/>
    <w:rsid w:val="00E66F87"/>
    <w:rsid w:val="00E672B1"/>
    <w:rsid w:val="00E67AFF"/>
    <w:rsid w:val="00E700F2"/>
    <w:rsid w:val="00E73FB4"/>
    <w:rsid w:val="00E74664"/>
    <w:rsid w:val="00E75582"/>
    <w:rsid w:val="00E75D42"/>
    <w:rsid w:val="00E77703"/>
    <w:rsid w:val="00E82A59"/>
    <w:rsid w:val="00E82A79"/>
    <w:rsid w:val="00E82FB8"/>
    <w:rsid w:val="00E83332"/>
    <w:rsid w:val="00E85AA8"/>
    <w:rsid w:val="00E91CC4"/>
    <w:rsid w:val="00E929F6"/>
    <w:rsid w:val="00E968C8"/>
    <w:rsid w:val="00E96FA5"/>
    <w:rsid w:val="00E97C28"/>
    <w:rsid w:val="00E97ED7"/>
    <w:rsid w:val="00EA011B"/>
    <w:rsid w:val="00EA13CA"/>
    <w:rsid w:val="00EA2B4F"/>
    <w:rsid w:val="00EA326B"/>
    <w:rsid w:val="00EA363D"/>
    <w:rsid w:val="00EA3E7F"/>
    <w:rsid w:val="00EA4560"/>
    <w:rsid w:val="00EA4A1A"/>
    <w:rsid w:val="00EA773E"/>
    <w:rsid w:val="00EB0D0C"/>
    <w:rsid w:val="00EB0DE0"/>
    <w:rsid w:val="00EB0F82"/>
    <w:rsid w:val="00EB1E40"/>
    <w:rsid w:val="00EB2542"/>
    <w:rsid w:val="00EB2EA6"/>
    <w:rsid w:val="00EB5477"/>
    <w:rsid w:val="00EB5C4F"/>
    <w:rsid w:val="00EB6B63"/>
    <w:rsid w:val="00EC0147"/>
    <w:rsid w:val="00EC0165"/>
    <w:rsid w:val="00EC1296"/>
    <w:rsid w:val="00EC1F1A"/>
    <w:rsid w:val="00EC20A0"/>
    <w:rsid w:val="00EC2E17"/>
    <w:rsid w:val="00EC3DA8"/>
    <w:rsid w:val="00EC40B3"/>
    <w:rsid w:val="00EC41D1"/>
    <w:rsid w:val="00EC4623"/>
    <w:rsid w:val="00EC6401"/>
    <w:rsid w:val="00ED135A"/>
    <w:rsid w:val="00ED1C68"/>
    <w:rsid w:val="00ED2FE3"/>
    <w:rsid w:val="00ED6E06"/>
    <w:rsid w:val="00EE0729"/>
    <w:rsid w:val="00EE15FF"/>
    <w:rsid w:val="00EE1798"/>
    <w:rsid w:val="00EE2C2E"/>
    <w:rsid w:val="00EE3236"/>
    <w:rsid w:val="00EE528C"/>
    <w:rsid w:val="00EE60BB"/>
    <w:rsid w:val="00EE6E1B"/>
    <w:rsid w:val="00EE784E"/>
    <w:rsid w:val="00EF211D"/>
    <w:rsid w:val="00EF3BC8"/>
    <w:rsid w:val="00EF3D9A"/>
    <w:rsid w:val="00EF41E2"/>
    <w:rsid w:val="00EF4B29"/>
    <w:rsid w:val="00EF7178"/>
    <w:rsid w:val="00F01344"/>
    <w:rsid w:val="00F01869"/>
    <w:rsid w:val="00F0296A"/>
    <w:rsid w:val="00F03F57"/>
    <w:rsid w:val="00F0557F"/>
    <w:rsid w:val="00F07368"/>
    <w:rsid w:val="00F1146D"/>
    <w:rsid w:val="00F11499"/>
    <w:rsid w:val="00F139C1"/>
    <w:rsid w:val="00F15701"/>
    <w:rsid w:val="00F206EE"/>
    <w:rsid w:val="00F20C92"/>
    <w:rsid w:val="00F233DE"/>
    <w:rsid w:val="00F258F9"/>
    <w:rsid w:val="00F2667C"/>
    <w:rsid w:val="00F2756A"/>
    <w:rsid w:val="00F301F5"/>
    <w:rsid w:val="00F3122C"/>
    <w:rsid w:val="00F32F73"/>
    <w:rsid w:val="00F3352A"/>
    <w:rsid w:val="00F35262"/>
    <w:rsid w:val="00F352AE"/>
    <w:rsid w:val="00F35AEF"/>
    <w:rsid w:val="00F416B3"/>
    <w:rsid w:val="00F47D21"/>
    <w:rsid w:val="00F50FC3"/>
    <w:rsid w:val="00F51754"/>
    <w:rsid w:val="00F51CE9"/>
    <w:rsid w:val="00F56F19"/>
    <w:rsid w:val="00F60861"/>
    <w:rsid w:val="00F609EE"/>
    <w:rsid w:val="00F619D6"/>
    <w:rsid w:val="00F63382"/>
    <w:rsid w:val="00F6449D"/>
    <w:rsid w:val="00F65917"/>
    <w:rsid w:val="00F65B0D"/>
    <w:rsid w:val="00F67D24"/>
    <w:rsid w:val="00F70FC2"/>
    <w:rsid w:val="00F71260"/>
    <w:rsid w:val="00F7183C"/>
    <w:rsid w:val="00F71BE0"/>
    <w:rsid w:val="00F734DB"/>
    <w:rsid w:val="00F7367D"/>
    <w:rsid w:val="00F75017"/>
    <w:rsid w:val="00F7564C"/>
    <w:rsid w:val="00F75780"/>
    <w:rsid w:val="00F80A0E"/>
    <w:rsid w:val="00F820E8"/>
    <w:rsid w:val="00F82925"/>
    <w:rsid w:val="00F839BE"/>
    <w:rsid w:val="00F83BB1"/>
    <w:rsid w:val="00F862CB"/>
    <w:rsid w:val="00F93C54"/>
    <w:rsid w:val="00F94DE5"/>
    <w:rsid w:val="00F95792"/>
    <w:rsid w:val="00F96C7E"/>
    <w:rsid w:val="00F97B07"/>
    <w:rsid w:val="00FA14D6"/>
    <w:rsid w:val="00FA16B1"/>
    <w:rsid w:val="00FA66DD"/>
    <w:rsid w:val="00FA6ABF"/>
    <w:rsid w:val="00FA6D23"/>
    <w:rsid w:val="00FB0835"/>
    <w:rsid w:val="00FB31AF"/>
    <w:rsid w:val="00FB3A71"/>
    <w:rsid w:val="00FB3AEC"/>
    <w:rsid w:val="00FB43F2"/>
    <w:rsid w:val="00FB5B45"/>
    <w:rsid w:val="00FB7136"/>
    <w:rsid w:val="00FB74FB"/>
    <w:rsid w:val="00FC0B17"/>
    <w:rsid w:val="00FC203F"/>
    <w:rsid w:val="00FC2286"/>
    <w:rsid w:val="00FC28BF"/>
    <w:rsid w:val="00FC3332"/>
    <w:rsid w:val="00FC5185"/>
    <w:rsid w:val="00FC7852"/>
    <w:rsid w:val="00FD0E30"/>
    <w:rsid w:val="00FD36DA"/>
    <w:rsid w:val="00FD5E53"/>
    <w:rsid w:val="00FD717F"/>
    <w:rsid w:val="00FE027B"/>
    <w:rsid w:val="00FE03C0"/>
    <w:rsid w:val="00FE0846"/>
    <w:rsid w:val="00FE4EDF"/>
    <w:rsid w:val="00FE692D"/>
    <w:rsid w:val="00FE7CC9"/>
    <w:rsid w:val="00FF058C"/>
    <w:rsid w:val="00FF09FC"/>
    <w:rsid w:val="00FF1B7D"/>
    <w:rsid w:val="00FF3788"/>
    <w:rsid w:val="00FF4178"/>
    <w:rsid w:val="00FF4CC3"/>
    <w:rsid w:val="00FF53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8B81E"/>
  <w15:chartTrackingRefBased/>
  <w15:docId w15:val="{8A613544-B3D2-4512-8A51-EAE91A0A3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FC0"/>
    <w:pPr>
      <w:widowControl w:val="0"/>
      <w:spacing w:before="160" w:after="200" w:line="360" w:lineRule="auto"/>
    </w:pPr>
  </w:style>
  <w:style w:type="paragraph" w:styleId="Heading1">
    <w:name w:val="heading 1"/>
    <w:basedOn w:val="Normal"/>
    <w:next w:val="Normal"/>
    <w:link w:val="Heading1Char"/>
    <w:uiPriority w:val="9"/>
    <w:qFormat/>
    <w:rsid w:val="00964412"/>
    <w:pPr>
      <w:keepNext/>
      <w:keepLines/>
      <w:numPr>
        <w:numId w:val="31"/>
      </w:numPr>
      <w:spacing w:before="30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C409F"/>
    <w:pPr>
      <w:numPr>
        <w:ilvl w:val="1"/>
        <w:numId w:val="31"/>
      </w:numPr>
      <w:spacing w:before="30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64412"/>
    <w:pPr>
      <w:keepNext/>
      <w:keepLines/>
      <w:numPr>
        <w:ilvl w:val="2"/>
        <w:numId w:val="31"/>
      </w:numPr>
      <w:spacing w:before="300"/>
      <w:outlineLvl w:val="2"/>
    </w:pPr>
    <w:rPr>
      <w:rFonts w:eastAsiaTheme="majorEastAsia" w:cstheme="majorBidi"/>
      <w:b/>
    </w:rPr>
  </w:style>
  <w:style w:type="paragraph" w:styleId="Heading4">
    <w:name w:val="heading 4"/>
    <w:basedOn w:val="Normal"/>
    <w:next w:val="Normal"/>
    <w:link w:val="Heading4Char"/>
    <w:uiPriority w:val="9"/>
    <w:unhideWhenUsed/>
    <w:qFormat/>
    <w:rsid w:val="00964412"/>
    <w:pPr>
      <w:keepNext/>
      <w:keepLines/>
      <w:numPr>
        <w:ilvl w:val="3"/>
        <w:numId w:val="31"/>
      </w:numPr>
      <w:spacing w:before="30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C409F"/>
    <w:pPr>
      <w:keepNext/>
      <w:keepLines/>
      <w:numPr>
        <w:ilvl w:val="4"/>
        <w:numId w:val="31"/>
      </w:numPr>
      <w:spacing w:before="300"/>
      <w:outlineLvl w:val="4"/>
    </w:pPr>
    <w:rPr>
      <w:rFonts w:eastAsiaTheme="majorEastAsia" w:cstheme="majorBidi"/>
      <w:b/>
    </w:rPr>
  </w:style>
  <w:style w:type="paragraph" w:styleId="Heading6">
    <w:name w:val="heading 6"/>
    <w:basedOn w:val="Normal"/>
    <w:next w:val="Normal"/>
    <w:link w:val="Heading6Char"/>
    <w:uiPriority w:val="9"/>
    <w:unhideWhenUsed/>
    <w:qFormat/>
    <w:rsid w:val="004C409F"/>
    <w:pPr>
      <w:keepNext/>
      <w:keepLines/>
      <w:numPr>
        <w:ilvl w:val="5"/>
        <w:numId w:val="31"/>
      </w:numPr>
      <w:spacing w:before="300"/>
      <w:outlineLvl w:val="5"/>
    </w:pPr>
    <w:rPr>
      <w:rFonts w:eastAsiaTheme="majorEastAsia" w:cstheme="majorBidi"/>
      <w:b/>
    </w:rPr>
  </w:style>
  <w:style w:type="paragraph" w:styleId="Heading7">
    <w:name w:val="heading 7"/>
    <w:basedOn w:val="Normal"/>
    <w:next w:val="Normal"/>
    <w:link w:val="Heading7Char"/>
    <w:uiPriority w:val="9"/>
    <w:unhideWhenUsed/>
    <w:qFormat/>
    <w:rsid w:val="004C409F"/>
    <w:pPr>
      <w:keepNext/>
      <w:keepLines/>
      <w:numPr>
        <w:ilvl w:val="6"/>
        <w:numId w:val="31"/>
      </w:numPr>
      <w:spacing w:before="300"/>
      <w:outlineLvl w:val="6"/>
    </w:pPr>
    <w:rPr>
      <w:rFonts w:eastAsiaTheme="majorEastAsia" w:cstheme="majorBidi"/>
      <w:b/>
      <w:iCs/>
    </w:rPr>
  </w:style>
  <w:style w:type="paragraph" w:styleId="Heading8">
    <w:name w:val="heading 8"/>
    <w:basedOn w:val="Normal"/>
    <w:next w:val="Normal"/>
    <w:link w:val="Heading8Char"/>
    <w:uiPriority w:val="9"/>
    <w:unhideWhenUsed/>
    <w:qFormat/>
    <w:rsid w:val="00666148"/>
    <w:pPr>
      <w:keepNext/>
      <w:keepLines/>
      <w:numPr>
        <w:ilvl w:val="7"/>
        <w:numId w:val="31"/>
      </w:numPr>
      <w:spacing w:before="300"/>
      <w:outlineLvl w:val="7"/>
    </w:pPr>
    <w:rPr>
      <w:rFonts w:eastAsiaTheme="majorEastAsia" w:cstheme="majorBidi"/>
      <w:b/>
      <w:szCs w:val="21"/>
    </w:rPr>
  </w:style>
  <w:style w:type="paragraph" w:styleId="Heading9">
    <w:name w:val="heading 9"/>
    <w:basedOn w:val="Normal"/>
    <w:next w:val="Normal"/>
    <w:link w:val="Heading9Char"/>
    <w:uiPriority w:val="9"/>
    <w:unhideWhenUsed/>
    <w:qFormat/>
    <w:rsid w:val="0037291D"/>
    <w:pPr>
      <w:keepNext/>
      <w:keepLines/>
      <w:numPr>
        <w:ilvl w:val="8"/>
        <w:numId w:val="31"/>
      </w:numPr>
      <w:spacing w:before="40" w:after="0"/>
      <w:outlineLvl w:val="8"/>
    </w:pPr>
    <w:rPr>
      <w:rFonts w:eastAsiaTheme="majorEastAsia" w:cstheme="majorBidi"/>
      <w:b/>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409F"/>
    <w:rPr>
      <w:rFonts w:ascii="Arial" w:eastAsiaTheme="majorEastAsia" w:hAnsi="Arial" w:cstheme="majorBidi"/>
      <w:b/>
      <w:color w:val="000000" w:themeColor="text1"/>
      <w:sz w:val="28"/>
      <w:szCs w:val="26"/>
    </w:rPr>
  </w:style>
  <w:style w:type="character" w:customStyle="1" w:styleId="Heading1Char">
    <w:name w:val="Heading 1 Char"/>
    <w:basedOn w:val="DefaultParagraphFont"/>
    <w:link w:val="Heading1"/>
    <w:uiPriority w:val="9"/>
    <w:rsid w:val="00964412"/>
    <w:rPr>
      <w:rFonts w:eastAsiaTheme="majorEastAsia" w:cstheme="majorBidi"/>
      <w:b/>
      <w:sz w:val="32"/>
      <w:szCs w:val="32"/>
    </w:rPr>
  </w:style>
  <w:style w:type="paragraph" w:styleId="ListParagraph">
    <w:name w:val="List Paragraph"/>
    <w:basedOn w:val="Normal"/>
    <w:uiPriority w:val="34"/>
    <w:qFormat/>
    <w:rsid w:val="0060358A"/>
    <w:pPr>
      <w:numPr>
        <w:numId w:val="1"/>
      </w:numPr>
      <w:ind w:left="357" w:hanging="357"/>
    </w:pPr>
  </w:style>
  <w:style w:type="paragraph" w:styleId="Header">
    <w:name w:val="header"/>
    <w:basedOn w:val="Normal"/>
    <w:link w:val="HeaderChar"/>
    <w:uiPriority w:val="99"/>
    <w:unhideWhenUsed/>
    <w:rsid w:val="00950C36"/>
    <w:pPr>
      <w:tabs>
        <w:tab w:val="center" w:pos="4536"/>
        <w:tab w:val="right" w:pos="9072"/>
      </w:tabs>
      <w:spacing w:after="0" w:line="240" w:lineRule="auto"/>
    </w:pPr>
  </w:style>
  <w:style w:type="character" w:customStyle="1" w:styleId="HeaderChar">
    <w:name w:val="Header Char"/>
    <w:basedOn w:val="DefaultParagraphFont"/>
    <w:link w:val="Header"/>
    <w:uiPriority w:val="99"/>
    <w:rsid w:val="00950C36"/>
  </w:style>
  <w:style w:type="paragraph" w:styleId="Footer">
    <w:name w:val="footer"/>
    <w:basedOn w:val="Normal"/>
    <w:link w:val="FooterChar"/>
    <w:uiPriority w:val="99"/>
    <w:unhideWhenUsed/>
    <w:rsid w:val="00950C3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50C36"/>
  </w:style>
  <w:style w:type="table" w:styleId="TableGrid">
    <w:name w:val="Table Grid"/>
    <w:basedOn w:val="TableNormal"/>
    <w:uiPriority w:val="39"/>
    <w:rsid w:val="00950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4EE8"/>
    <w:rPr>
      <w:color w:val="808080"/>
    </w:rPr>
  </w:style>
  <w:style w:type="paragraph" w:customStyle="1" w:styleId="Default">
    <w:name w:val="Default"/>
    <w:rsid w:val="00B568F1"/>
    <w:pPr>
      <w:autoSpaceDE w:val="0"/>
      <w:autoSpaceDN w:val="0"/>
      <w:adjustRightInd w:val="0"/>
      <w:spacing w:after="0" w:line="240" w:lineRule="auto"/>
    </w:pPr>
    <w:rPr>
      <w:rFonts w:ascii="Arial" w:hAnsi="Arial" w:cs="Arial"/>
      <w:color w:val="000000"/>
    </w:rPr>
  </w:style>
  <w:style w:type="paragraph" w:styleId="Subtitle">
    <w:name w:val="Subtitle"/>
    <w:basedOn w:val="Normal"/>
    <w:next w:val="Normal"/>
    <w:link w:val="SubtitleChar"/>
    <w:uiPriority w:val="11"/>
    <w:qFormat/>
    <w:rsid w:val="004701CB"/>
    <w:pPr>
      <w:numPr>
        <w:ilvl w:val="1"/>
      </w:numPr>
    </w:pPr>
    <w:rPr>
      <w:rFonts w:eastAsiaTheme="minorEastAsia"/>
      <w:b/>
      <w:spacing w:val="15"/>
      <w:sz w:val="50"/>
    </w:rPr>
  </w:style>
  <w:style w:type="character" w:customStyle="1" w:styleId="SubtitleChar">
    <w:name w:val="Subtitle Char"/>
    <w:basedOn w:val="DefaultParagraphFont"/>
    <w:link w:val="Subtitle"/>
    <w:uiPriority w:val="11"/>
    <w:rsid w:val="004701CB"/>
    <w:rPr>
      <w:rFonts w:ascii="Arial" w:eastAsiaTheme="minorEastAsia" w:hAnsi="Arial"/>
      <w:b/>
      <w:color w:val="000000" w:themeColor="text1"/>
      <w:spacing w:val="15"/>
      <w:sz w:val="50"/>
    </w:rPr>
  </w:style>
  <w:style w:type="paragraph" w:styleId="Title">
    <w:name w:val="Title"/>
    <w:basedOn w:val="Normal"/>
    <w:next w:val="Normal"/>
    <w:link w:val="TitleChar"/>
    <w:uiPriority w:val="10"/>
    <w:qFormat/>
    <w:rsid w:val="004701CB"/>
    <w:pPr>
      <w:spacing w:before="800" w:after="300" w:line="240" w:lineRule="auto"/>
      <w:contextualSpacing/>
    </w:pPr>
    <w:rPr>
      <w:rFonts w:eastAsiaTheme="majorEastAsia" w:cstheme="majorBidi"/>
      <w:b/>
      <w:kern w:val="28"/>
      <w:sz w:val="60"/>
      <w:szCs w:val="56"/>
    </w:rPr>
  </w:style>
  <w:style w:type="character" w:customStyle="1" w:styleId="TitleChar">
    <w:name w:val="Title Char"/>
    <w:basedOn w:val="DefaultParagraphFont"/>
    <w:link w:val="Title"/>
    <w:uiPriority w:val="10"/>
    <w:rsid w:val="004701CB"/>
    <w:rPr>
      <w:rFonts w:ascii="Arial" w:eastAsiaTheme="majorEastAsia" w:hAnsi="Arial" w:cstheme="majorBidi"/>
      <w:b/>
      <w:color w:val="000000" w:themeColor="text1"/>
      <w:kern w:val="28"/>
      <w:sz w:val="60"/>
      <w:szCs w:val="56"/>
    </w:rPr>
  </w:style>
  <w:style w:type="character" w:styleId="IntenseReference">
    <w:name w:val="Intense Reference"/>
    <w:basedOn w:val="DefaultParagraphFont"/>
    <w:uiPriority w:val="32"/>
    <w:qFormat/>
    <w:rsid w:val="001209FD"/>
    <w:rPr>
      <w:b/>
      <w:bCs/>
      <w:smallCaps/>
      <w:color w:val="000000" w:themeColor="text1"/>
      <w:spacing w:val="5"/>
    </w:rPr>
  </w:style>
  <w:style w:type="character" w:styleId="CommentReference">
    <w:name w:val="annotation reference"/>
    <w:basedOn w:val="DefaultParagraphFont"/>
    <w:uiPriority w:val="99"/>
    <w:semiHidden/>
    <w:unhideWhenUsed/>
    <w:rsid w:val="0064063F"/>
    <w:rPr>
      <w:sz w:val="16"/>
      <w:szCs w:val="16"/>
    </w:rPr>
  </w:style>
  <w:style w:type="paragraph" w:styleId="CommentText">
    <w:name w:val="annotation text"/>
    <w:basedOn w:val="Normal"/>
    <w:link w:val="CommentTextChar"/>
    <w:uiPriority w:val="99"/>
    <w:semiHidden/>
    <w:unhideWhenUsed/>
    <w:rsid w:val="0064063F"/>
    <w:pPr>
      <w:spacing w:line="240" w:lineRule="auto"/>
    </w:pPr>
    <w:rPr>
      <w:szCs w:val="20"/>
    </w:rPr>
  </w:style>
  <w:style w:type="character" w:customStyle="1" w:styleId="CommentTextChar">
    <w:name w:val="Comment Text Char"/>
    <w:basedOn w:val="DefaultParagraphFont"/>
    <w:link w:val="CommentText"/>
    <w:uiPriority w:val="99"/>
    <w:semiHidden/>
    <w:rsid w:val="0064063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4063F"/>
    <w:rPr>
      <w:b/>
      <w:bCs/>
    </w:rPr>
  </w:style>
  <w:style w:type="character" w:customStyle="1" w:styleId="CommentSubjectChar">
    <w:name w:val="Comment Subject Char"/>
    <w:basedOn w:val="CommentTextChar"/>
    <w:link w:val="CommentSubject"/>
    <w:uiPriority w:val="99"/>
    <w:semiHidden/>
    <w:rsid w:val="0064063F"/>
    <w:rPr>
      <w:rFonts w:ascii="Arial" w:hAnsi="Arial"/>
      <w:b/>
      <w:bCs/>
      <w:sz w:val="20"/>
      <w:szCs w:val="20"/>
    </w:rPr>
  </w:style>
  <w:style w:type="paragraph" w:styleId="BalloonText">
    <w:name w:val="Balloon Text"/>
    <w:basedOn w:val="Normal"/>
    <w:link w:val="BalloonTextChar"/>
    <w:uiPriority w:val="99"/>
    <w:semiHidden/>
    <w:unhideWhenUsed/>
    <w:rsid w:val="0064063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063F"/>
    <w:rPr>
      <w:rFonts w:ascii="Segoe UI" w:hAnsi="Segoe UI" w:cs="Segoe UI"/>
      <w:sz w:val="18"/>
      <w:szCs w:val="18"/>
    </w:rPr>
  </w:style>
  <w:style w:type="character" w:customStyle="1" w:styleId="Heading3Char">
    <w:name w:val="Heading 3 Char"/>
    <w:basedOn w:val="DefaultParagraphFont"/>
    <w:link w:val="Heading3"/>
    <w:uiPriority w:val="9"/>
    <w:rsid w:val="00964412"/>
    <w:rPr>
      <w:rFonts w:eastAsiaTheme="majorEastAsia" w:cstheme="majorBidi"/>
      <w:b/>
    </w:rPr>
  </w:style>
  <w:style w:type="character" w:styleId="Hyperlink">
    <w:name w:val="Hyperlink"/>
    <w:basedOn w:val="DefaultParagraphFont"/>
    <w:uiPriority w:val="99"/>
    <w:unhideWhenUsed/>
    <w:rsid w:val="002C509F"/>
    <w:rPr>
      <w:color w:val="0563C1" w:themeColor="hyperlink"/>
      <w:u w:val="single"/>
    </w:rPr>
  </w:style>
  <w:style w:type="character" w:styleId="FollowedHyperlink">
    <w:name w:val="FollowedHyperlink"/>
    <w:basedOn w:val="DefaultParagraphFont"/>
    <w:uiPriority w:val="99"/>
    <w:semiHidden/>
    <w:unhideWhenUsed/>
    <w:rsid w:val="00C52D9B"/>
    <w:rPr>
      <w:color w:val="954F72" w:themeColor="followedHyperlink"/>
      <w:u w:val="single"/>
    </w:rPr>
  </w:style>
  <w:style w:type="paragraph" w:styleId="NormalWeb">
    <w:name w:val="Normal (Web)"/>
    <w:basedOn w:val="Normal"/>
    <w:uiPriority w:val="99"/>
    <w:unhideWhenUsed/>
    <w:rsid w:val="00B44026"/>
    <w:pPr>
      <w:widowControl/>
      <w:spacing w:before="100" w:beforeAutospacing="1" w:after="100" w:afterAutospacing="1" w:line="240" w:lineRule="auto"/>
    </w:pPr>
    <w:rPr>
      <w:rFonts w:eastAsia="Times New Roman" w:cs="Times New Roman"/>
      <w:lang w:eastAsia="de-DE"/>
    </w:rPr>
  </w:style>
  <w:style w:type="character" w:customStyle="1" w:styleId="Heading4Char">
    <w:name w:val="Heading 4 Char"/>
    <w:basedOn w:val="DefaultParagraphFont"/>
    <w:link w:val="Heading4"/>
    <w:uiPriority w:val="9"/>
    <w:rsid w:val="00964412"/>
    <w:rPr>
      <w:rFonts w:eastAsiaTheme="majorEastAsia" w:cstheme="majorBidi"/>
      <w:b/>
      <w:i/>
      <w:iCs/>
    </w:rPr>
  </w:style>
  <w:style w:type="paragraph" w:customStyle="1" w:styleId="Formatvorlage1">
    <w:name w:val="Formatvorlage1"/>
    <w:basedOn w:val="ListParagraph"/>
    <w:qFormat/>
    <w:rsid w:val="008918A3"/>
    <w:pPr>
      <w:widowControl/>
      <w:numPr>
        <w:numId w:val="2"/>
      </w:numPr>
      <w:spacing w:after="160" w:line="259" w:lineRule="auto"/>
      <w:ind w:left="714" w:hanging="357"/>
    </w:pPr>
  </w:style>
  <w:style w:type="paragraph" w:customStyle="1" w:styleId="Formatvorlage2">
    <w:name w:val="Formatvorlage2"/>
    <w:basedOn w:val="Formatvorlage1"/>
    <w:qFormat/>
    <w:rsid w:val="00473C9C"/>
    <w:pPr>
      <w:numPr>
        <w:ilvl w:val="1"/>
      </w:numPr>
    </w:pPr>
  </w:style>
  <w:style w:type="paragraph" w:styleId="FootnoteText">
    <w:name w:val="footnote text"/>
    <w:basedOn w:val="Normal"/>
    <w:link w:val="FootnoteTextChar"/>
    <w:uiPriority w:val="99"/>
    <w:semiHidden/>
    <w:unhideWhenUsed/>
    <w:rsid w:val="005A6B9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A6B9D"/>
    <w:rPr>
      <w:rFonts w:ascii="Arial" w:hAnsi="Arial"/>
      <w:sz w:val="20"/>
      <w:szCs w:val="20"/>
    </w:rPr>
  </w:style>
  <w:style w:type="character" w:styleId="FootnoteReference">
    <w:name w:val="footnote reference"/>
    <w:basedOn w:val="DefaultParagraphFont"/>
    <w:uiPriority w:val="99"/>
    <w:semiHidden/>
    <w:unhideWhenUsed/>
    <w:rsid w:val="005A6B9D"/>
    <w:rPr>
      <w:vertAlign w:val="superscript"/>
    </w:rPr>
  </w:style>
  <w:style w:type="paragraph" w:styleId="TOCHeading">
    <w:name w:val="TOC Heading"/>
    <w:basedOn w:val="Heading1"/>
    <w:next w:val="Normal"/>
    <w:uiPriority w:val="39"/>
    <w:unhideWhenUsed/>
    <w:qFormat/>
    <w:rsid w:val="00C67896"/>
    <w:pPr>
      <w:widowControl/>
      <w:spacing w:before="240" w:after="0" w:line="259" w:lineRule="auto"/>
      <w:outlineLvl w:val="9"/>
    </w:pPr>
    <w:rPr>
      <w:lang w:eastAsia="de-DE"/>
    </w:rPr>
  </w:style>
  <w:style w:type="paragraph" w:styleId="TOC1">
    <w:name w:val="toc 1"/>
    <w:basedOn w:val="Normal"/>
    <w:next w:val="Normal"/>
    <w:autoRedefine/>
    <w:uiPriority w:val="39"/>
    <w:unhideWhenUsed/>
    <w:rsid w:val="0002703B"/>
    <w:pPr>
      <w:tabs>
        <w:tab w:val="right" w:leader="dot" w:pos="9062"/>
      </w:tabs>
      <w:spacing w:after="100"/>
    </w:pPr>
  </w:style>
  <w:style w:type="paragraph" w:styleId="TOC2">
    <w:name w:val="toc 2"/>
    <w:basedOn w:val="Normal"/>
    <w:next w:val="Normal"/>
    <w:autoRedefine/>
    <w:uiPriority w:val="39"/>
    <w:unhideWhenUsed/>
    <w:rsid w:val="00620117"/>
    <w:pPr>
      <w:spacing w:after="100"/>
      <w:ind w:left="220"/>
    </w:pPr>
  </w:style>
  <w:style w:type="paragraph" w:styleId="TOC3">
    <w:name w:val="toc 3"/>
    <w:basedOn w:val="Normal"/>
    <w:next w:val="Normal"/>
    <w:autoRedefine/>
    <w:uiPriority w:val="39"/>
    <w:unhideWhenUsed/>
    <w:rsid w:val="00620117"/>
    <w:pPr>
      <w:spacing w:after="100"/>
      <w:ind w:left="440"/>
    </w:pPr>
  </w:style>
  <w:style w:type="character" w:customStyle="1" w:styleId="Heading9Char">
    <w:name w:val="Heading 9 Char"/>
    <w:basedOn w:val="DefaultParagraphFont"/>
    <w:link w:val="Heading9"/>
    <w:uiPriority w:val="9"/>
    <w:rsid w:val="0037291D"/>
    <w:rPr>
      <w:rFonts w:ascii="Arial" w:eastAsiaTheme="majorEastAsia" w:hAnsi="Arial" w:cstheme="majorBidi"/>
      <w:b/>
      <w:iCs/>
      <w:color w:val="000000" w:themeColor="text1"/>
      <w:sz w:val="24"/>
      <w:szCs w:val="21"/>
    </w:rPr>
  </w:style>
  <w:style w:type="paragraph" w:styleId="Caption">
    <w:name w:val="caption"/>
    <w:basedOn w:val="Normal"/>
    <w:next w:val="Normal"/>
    <w:uiPriority w:val="35"/>
    <w:unhideWhenUsed/>
    <w:qFormat/>
    <w:rsid w:val="004D4C52"/>
    <w:pPr>
      <w:spacing w:before="0" w:line="240" w:lineRule="auto"/>
    </w:pPr>
    <w:rPr>
      <w:i/>
      <w:iCs/>
      <w:sz w:val="18"/>
      <w:szCs w:val="18"/>
    </w:rPr>
  </w:style>
  <w:style w:type="table" w:styleId="PlainTable1">
    <w:name w:val="Plain Table 1"/>
    <w:basedOn w:val="TableNormal"/>
    <w:uiPriority w:val="41"/>
    <w:rsid w:val="00C210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850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4850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4C409F"/>
    <w:rPr>
      <w:rFonts w:ascii="Arial" w:eastAsiaTheme="majorEastAsia" w:hAnsi="Arial" w:cstheme="majorBidi"/>
      <w:b/>
      <w:color w:val="000000" w:themeColor="text1"/>
      <w:sz w:val="24"/>
    </w:rPr>
  </w:style>
  <w:style w:type="character" w:customStyle="1" w:styleId="Heading6Char">
    <w:name w:val="Heading 6 Char"/>
    <w:basedOn w:val="DefaultParagraphFont"/>
    <w:link w:val="Heading6"/>
    <w:uiPriority w:val="9"/>
    <w:rsid w:val="004C409F"/>
    <w:rPr>
      <w:rFonts w:ascii="Arial" w:eastAsiaTheme="majorEastAsia" w:hAnsi="Arial" w:cstheme="majorBidi"/>
      <w:b/>
      <w:color w:val="000000" w:themeColor="text1"/>
      <w:sz w:val="24"/>
    </w:rPr>
  </w:style>
  <w:style w:type="character" w:customStyle="1" w:styleId="Heading7Char">
    <w:name w:val="Heading 7 Char"/>
    <w:basedOn w:val="DefaultParagraphFont"/>
    <w:link w:val="Heading7"/>
    <w:uiPriority w:val="9"/>
    <w:rsid w:val="004C409F"/>
    <w:rPr>
      <w:rFonts w:ascii="Arial" w:eastAsiaTheme="majorEastAsia" w:hAnsi="Arial" w:cstheme="majorBidi"/>
      <w:b/>
      <w:iCs/>
      <w:color w:val="000000" w:themeColor="text1"/>
      <w:sz w:val="24"/>
    </w:rPr>
  </w:style>
  <w:style w:type="character" w:customStyle="1" w:styleId="Heading8Char">
    <w:name w:val="Heading 8 Char"/>
    <w:basedOn w:val="DefaultParagraphFont"/>
    <w:link w:val="Heading8"/>
    <w:uiPriority w:val="9"/>
    <w:rsid w:val="00666148"/>
    <w:rPr>
      <w:rFonts w:ascii="Arial" w:eastAsiaTheme="majorEastAsia" w:hAnsi="Arial" w:cstheme="majorBidi"/>
      <w:b/>
      <w:color w:val="000000" w:themeColor="text1"/>
      <w:sz w:val="24"/>
      <w:szCs w:val="21"/>
    </w:rPr>
  </w:style>
  <w:style w:type="paragraph" w:styleId="Quote">
    <w:name w:val="Quote"/>
    <w:basedOn w:val="Normal"/>
    <w:next w:val="Normal"/>
    <w:link w:val="QuoteChar"/>
    <w:uiPriority w:val="29"/>
    <w:qFormat/>
    <w:rsid w:val="00CC37A5"/>
    <w:pPr>
      <w:spacing w:before="200" w:after="160"/>
      <w:ind w:right="864"/>
    </w:pPr>
    <w:rPr>
      <w:i/>
      <w:iCs/>
    </w:rPr>
  </w:style>
  <w:style w:type="character" w:customStyle="1" w:styleId="QuoteChar">
    <w:name w:val="Quote Char"/>
    <w:basedOn w:val="DefaultParagraphFont"/>
    <w:link w:val="Quote"/>
    <w:uiPriority w:val="29"/>
    <w:rsid w:val="00CC37A5"/>
    <w:rPr>
      <w:rFonts w:ascii="Arial" w:hAnsi="Arial"/>
      <w:i/>
      <w:iCs/>
      <w:color w:val="000000" w:themeColor="text1"/>
      <w:sz w:val="24"/>
    </w:rPr>
  </w:style>
  <w:style w:type="paragraph" w:styleId="IntenseQuote">
    <w:name w:val="Intense Quote"/>
    <w:basedOn w:val="ListeUnter-Unterpunkt"/>
    <w:next w:val="Normal"/>
    <w:link w:val="IntenseQuoteChar"/>
    <w:uiPriority w:val="30"/>
    <w:qFormat/>
    <w:rsid w:val="004D4C52"/>
  </w:style>
  <w:style w:type="character" w:customStyle="1" w:styleId="IntenseQuoteChar">
    <w:name w:val="Intense Quote Char"/>
    <w:basedOn w:val="DefaultParagraphFont"/>
    <w:link w:val="IntenseQuote"/>
    <w:uiPriority w:val="30"/>
    <w:rsid w:val="004D4C52"/>
    <w:rPr>
      <w:rFonts w:ascii="Arial" w:eastAsia="Calibri" w:hAnsi="Arial" w:cs="Times New Roman"/>
      <w:color w:val="000000" w:themeColor="text1"/>
      <w:sz w:val="24"/>
    </w:rPr>
  </w:style>
  <w:style w:type="character" w:styleId="Emphasis">
    <w:name w:val="Emphasis"/>
    <w:basedOn w:val="DefaultParagraphFont"/>
    <w:uiPriority w:val="20"/>
    <w:qFormat/>
    <w:rsid w:val="002B1B97"/>
    <w:rPr>
      <w:rFonts w:ascii="Arial" w:hAnsi="Arial"/>
      <w:b/>
      <w:iCs/>
      <w:sz w:val="24"/>
    </w:rPr>
  </w:style>
  <w:style w:type="character" w:styleId="SubtleEmphasis">
    <w:name w:val="Subtle Emphasis"/>
    <w:basedOn w:val="DefaultParagraphFont"/>
    <w:uiPriority w:val="19"/>
    <w:qFormat/>
    <w:rsid w:val="004A0E66"/>
    <w:rPr>
      <w:i/>
      <w:iCs/>
      <w:color w:val="404040" w:themeColor="text1" w:themeTint="BF"/>
    </w:rPr>
  </w:style>
  <w:style w:type="paragraph" w:customStyle="1" w:styleId="ListeUnterpunkte">
    <w:name w:val="Liste_Unterpunkte"/>
    <w:basedOn w:val="Normal"/>
    <w:qFormat/>
    <w:rsid w:val="009745EC"/>
    <w:pPr>
      <w:numPr>
        <w:ilvl w:val="1"/>
        <w:numId w:val="18"/>
      </w:numPr>
    </w:pPr>
    <w:rPr>
      <w:rFonts w:eastAsia="Calibri" w:cs="Times New Roman"/>
    </w:rPr>
  </w:style>
  <w:style w:type="paragraph" w:customStyle="1" w:styleId="ListeUnter-Unterpunkt">
    <w:name w:val="Liste_Unter-Unterpunkt"/>
    <w:basedOn w:val="Normal"/>
    <w:qFormat/>
    <w:rsid w:val="001C6546"/>
    <w:pPr>
      <w:numPr>
        <w:ilvl w:val="2"/>
        <w:numId w:val="18"/>
      </w:numPr>
      <w:ind w:left="1599" w:hanging="181"/>
    </w:pPr>
    <w:rPr>
      <w:rFonts w:eastAsia="Calibri" w:cs="Times New Roman"/>
    </w:rPr>
  </w:style>
  <w:style w:type="paragraph" w:customStyle="1" w:styleId="ListeUnter-Unter-Unterpunkt">
    <w:name w:val="Liste_Unter-Unter-Unterpunkt"/>
    <w:basedOn w:val="Normal"/>
    <w:qFormat/>
    <w:rsid w:val="001C6546"/>
    <w:pPr>
      <w:numPr>
        <w:ilvl w:val="3"/>
        <w:numId w:val="22"/>
      </w:numPr>
      <w:ind w:left="2058" w:hanging="357"/>
    </w:pPr>
    <w:rPr>
      <w:rFonts w:eastAsia="Calibri" w:cs="Times New Roman"/>
    </w:rPr>
  </w:style>
  <w:style w:type="character" w:styleId="IntenseEmphasis">
    <w:name w:val="Intense Emphasis"/>
    <w:basedOn w:val="DefaultParagraphFont"/>
    <w:uiPriority w:val="21"/>
    <w:qFormat/>
    <w:rsid w:val="00A255A6"/>
    <w:rPr>
      <w:i/>
      <w:iCs/>
      <w:color w:val="000000" w:themeColor="text1"/>
    </w:rPr>
  </w:style>
  <w:style w:type="character" w:styleId="SubtleReference">
    <w:name w:val="Subtle Reference"/>
    <w:basedOn w:val="IntenseQuoteChar"/>
    <w:uiPriority w:val="31"/>
    <w:qFormat/>
    <w:rsid w:val="004D4C52"/>
    <w:rPr>
      <w:rFonts w:ascii="Arial" w:eastAsia="Calibri" w:hAnsi="Arial" w:cs="Times New Roman"/>
      <w:color w:val="000000" w:themeColor="text1"/>
      <w:sz w:val="24"/>
    </w:rPr>
  </w:style>
  <w:style w:type="character" w:styleId="BookTitle">
    <w:name w:val="Book Title"/>
    <w:basedOn w:val="DefaultParagraphFont"/>
    <w:uiPriority w:val="33"/>
    <w:qFormat/>
    <w:rsid w:val="004D4C52"/>
    <w:rPr>
      <w:b/>
      <w:bCs/>
      <w:i w:val="0"/>
      <w:iCs/>
      <w:spacing w:val="5"/>
    </w:rPr>
  </w:style>
  <w:style w:type="paragraph" w:styleId="Bibliography">
    <w:name w:val="Bibliography"/>
    <w:basedOn w:val="Normal"/>
    <w:next w:val="Normal"/>
    <w:uiPriority w:val="37"/>
    <w:unhideWhenUsed/>
    <w:rsid w:val="008917DD"/>
  </w:style>
  <w:style w:type="paragraph" w:customStyle="1" w:styleId="ParagraphBold">
    <w:name w:val="Paragraph Bold"/>
    <w:basedOn w:val="Normal"/>
    <w:link w:val="ParagraphBoldChar"/>
    <w:qFormat/>
    <w:rsid w:val="00C1696D"/>
    <w:pPr>
      <w:spacing w:before="120" w:after="0"/>
    </w:pPr>
    <w:rPr>
      <w:b/>
    </w:rPr>
  </w:style>
  <w:style w:type="character" w:customStyle="1" w:styleId="AdditionalInformation">
    <w:name w:val="Additional Information"/>
    <w:basedOn w:val="DefaultParagraphFont"/>
    <w:uiPriority w:val="1"/>
    <w:qFormat/>
    <w:rsid w:val="00564365"/>
    <w:rPr>
      <w:rFonts w:ascii="Times New Roman" w:hAnsi="Times New Roman"/>
      <w:color w:val="FF0000"/>
      <w:sz w:val="24"/>
    </w:rPr>
  </w:style>
  <w:style w:type="character" w:customStyle="1" w:styleId="ParagraphBoldChar">
    <w:name w:val="Paragraph Bold Char"/>
    <w:basedOn w:val="DefaultParagraphFont"/>
    <w:link w:val="ParagraphBold"/>
    <w:rsid w:val="00C1696D"/>
    <w:rPr>
      <w:b/>
    </w:rPr>
  </w:style>
  <w:style w:type="character" w:styleId="UnresolvedMention">
    <w:name w:val="Unresolved Mention"/>
    <w:basedOn w:val="DefaultParagraphFont"/>
    <w:uiPriority w:val="99"/>
    <w:semiHidden/>
    <w:unhideWhenUsed/>
    <w:rsid w:val="009C08CD"/>
    <w:rPr>
      <w:color w:val="605E5C"/>
      <w:shd w:val="clear" w:color="auto" w:fill="E1DFDD"/>
    </w:rPr>
  </w:style>
  <w:style w:type="paragraph" w:styleId="TableofFigures">
    <w:name w:val="table of figures"/>
    <w:basedOn w:val="Normal"/>
    <w:next w:val="Normal"/>
    <w:uiPriority w:val="99"/>
    <w:unhideWhenUsed/>
    <w:rsid w:val="00844D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8992">
      <w:bodyDiv w:val="1"/>
      <w:marLeft w:val="0"/>
      <w:marRight w:val="0"/>
      <w:marTop w:val="0"/>
      <w:marBottom w:val="0"/>
      <w:divBdr>
        <w:top w:val="none" w:sz="0" w:space="0" w:color="auto"/>
        <w:left w:val="none" w:sz="0" w:space="0" w:color="auto"/>
        <w:bottom w:val="none" w:sz="0" w:space="0" w:color="auto"/>
        <w:right w:val="none" w:sz="0" w:space="0" w:color="auto"/>
      </w:divBdr>
    </w:div>
    <w:div w:id="37751375">
      <w:bodyDiv w:val="1"/>
      <w:marLeft w:val="0"/>
      <w:marRight w:val="0"/>
      <w:marTop w:val="0"/>
      <w:marBottom w:val="0"/>
      <w:divBdr>
        <w:top w:val="none" w:sz="0" w:space="0" w:color="auto"/>
        <w:left w:val="none" w:sz="0" w:space="0" w:color="auto"/>
        <w:bottom w:val="none" w:sz="0" w:space="0" w:color="auto"/>
        <w:right w:val="none" w:sz="0" w:space="0" w:color="auto"/>
      </w:divBdr>
    </w:div>
    <w:div w:id="65612171">
      <w:bodyDiv w:val="1"/>
      <w:marLeft w:val="0"/>
      <w:marRight w:val="0"/>
      <w:marTop w:val="0"/>
      <w:marBottom w:val="0"/>
      <w:divBdr>
        <w:top w:val="none" w:sz="0" w:space="0" w:color="auto"/>
        <w:left w:val="none" w:sz="0" w:space="0" w:color="auto"/>
        <w:bottom w:val="none" w:sz="0" w:space="0" w:color="auto"/>
        <w:right w:val="none" w:sz="0" w:space="0" w:color="auto"/>
      </w:divBdr>
      <w:divsChild>
        <w:div w:id="597757746">
          <w:marLeft w:val="547"/>
          <w:marRight w:val="0"/>
          <w:marTop w:val="67"/>
          <w:marBottom w:val="0"/>
          <w:divBdr>
            <w:top w:val="none" w:sz="0" w:space="0" w:color="auto"/>
            <w:left w:val="none" w:sz="0" w:space="0" w:color="auto"/>
            <w:bottom w:val="none" w:sz="0" w:space="0" w:color="auto"/>
            <w:right w:val="none" w:sz="0" w:space="0" w:color="auto"/>
          </w:divBdr>
        </w:div>
      </w:divsChild>
    </w:div>
    <w:div w:id="73361232">
      <w:bodyDiv w:val="1"/>
      <w:marLeft w:val="0"/>
      <w:marRight w:val="0"/>
      <w:marTop w:val="0"/>
      <w:marBottom w:val="0"/>
      <w:divBdr>
        <w:top w:val="none" w:sz="0" w:space="0" w:color="auto"/>
        <w:left w:val="none" w:sz="0" w:space="0" w:color="auto"/>
        <w:bottom w:val="none" w:sz="0" w:space="0" w:color="auto"/>
        <w:right w:val="none" w:sz="0" w:space="0" w:color="auto"/>
      </w:divBdr>
    </w:div>
    <w:div w:id="96214851">
      <w:bodyDiv w:val="1"/>
      <w:marLeft w:val="0"/>
      <w:marRight w:val="0"/>
      <w:marTop w:val="0"/>
      <w:marBottom w:val="0"/>
      <w:divBdr>
        <w:top w:val="none" w:sz="0" w:space="0" w:color="auto"/>
        <w:left w:val="none" w:sz="0" w:space="0" w:color="auto"/>
        <w:bottom w:val="none" w:sz="0" w:space="0" w:color="auto"/>
        <w:right w:val="none" w:sz="0" w:space="0" w:color="auto"/>
      </w:divBdr>
    </w:div>
    <w:div w:id="100496744">
      <w:bodyDiv w:val="1"/>
      <w:marLeft w:val="0"/>
      <w:marRight w:val="0"/>
      <w:marTop w:val="0"/>
      <w:marBottom w:val="0"/>
      <w:divBdr>
        <w:top w:val="none" w:sz="0" w:space="0" w:color="auto"/>
        <w:left w:val="none" w:sz="0" w:space="0" w:color="auto"/>
        <w:bottom w:val="none" w:sz="0" w:space="0" w:color="auto"/>
        <w:right w:val="none" w:sz="0" w:space="0" w:color="auto"/>
      </w:divBdr>
    </w:div>
    <w:div w:id="117334063">
      <w:bodyDiv w:val="1"/>
      <w:marLeft w:val="0"/>
      <w:marRight w:val="0"/>
      <w:marTop w:val="0"/>
      <w:marBottom w:val="0"/>
      <w:divBdr>
        <w:top w:val="none" w:sz="0" w:space="0" w:color="auto"/>
        <w:left w:val="none" w:sz="0" w:space="0" w:color="auto"/>
        <w:bottom w:val="none" w:sz="0" w:space="0" w:color="auto"/>
        <w:right w:val="none" w:sz="0" w:space="0" w:color="auto"/>
      </w:divBdr>
    </w:div>
    <w:div w:id="134681823">
      <w:bodyDiv w:val="1"/>
      <w:marLeft w:val="0"/>
      <w:marRight w:val="0"/>
      <w:marTop w:val="0"/>
      <w:marBottom w:val="0"/>
      <w:divBdr>
        <w:top w:val="none" w:sz="0" w:space="0" w:color="auto"/>
        <w:left w:val="none" w:sz="0" w:space="0" w:color="auto"/>
        <w:bottom w:val="none" w:sz="0" w:space="0" w:color="auto"/>
        <w:right w:val="none" w:sz="0" w:space="0" w:color="auto"/>
      </w:divBdr>
    </w:div>
    <w:div w:id="160514588">
      <w:bodyDiv w:val="1"/>
      <w:marLeft w:val="0"/>
      <w:marRight w:val="0"/>
      <w:marTop w:val="0"/>
      <w:marBottom w:val="0"/>
      <w:divBdr>
        <w:top w:val="none" w:sz="0" w:space="0" w:color="auto"/>
        <w:left w:val="none" w:sz="0" w:space="0" w:color="auto"/>
        <w:bottom w:val="none" w:sz="0" w:space="0" w:color="auto"/>
        <w:right w:val="none" w:sz="0" w:space="0" w:color="auto"/>
      </w:divBdr>
    </w:div>
    <w:div w:id="190384902">
      <w:bodyDiv w:val="1"/>
      <w:marLeft w:val="0"/>
      <w:marRight w:val="0"/>
      <w:marTop w:val="0"/>
      <w:marBottom w:val="0"/>
      <w:divBdr>
        <w:top w:val="none" w:sz="0" w:space="0" w:color="auto"/>
        <w:left w:val="none" w:sz="0" w:space="0" w:color="auto"/>
        <w:bottom w:val="none" w:sz="0" w:space="0" w:color="auto"/>
        <w:right w:val="none" w:sz="0" w:space="0" w:color="auto"/>
      </w:divBdr>
    </w:div>
    <w:div w:id="209003452">
      <w:bodyDiv w:val="1"/>
      <w:marLeft w:val="0"/>
      <w:marRight w:val="0"/>
      <w:marTop w:val="0"/>
      <w:marBottom w:val="0"/>
      <w:divBdr>
        <w:top w:val="none" w:sz="0" w:space="0" w:color="auto"/>
        <w:left w:val="none" w:sz="0" w:space="0" w:color="auto"/>
        <w:bottom w:val="none" w:sz="0" w:space="0" w:color="auto"/>
        <w:right w:val="none" w:sz="0" w:space="0" w:color="auto"/>
      </w:divBdr>
    </w:div>
    <w:div w:id="226192530">
      <w:bodyDiv w:val="1"/>
      <w:marLeft w:val="0"/>
      <w:marRight w:val="0"/>
      <w:marTop w:val="0"/>
      <w:marBottom w:val="0"/>
      <w:divBdr>
        <w:top w:val="none" w:sz="0" w:space="0" w:color="auto"/>
        <w:left w:val="none" w:sz="0" w:space="0" w:color="auto"/>
        <w:bottom w:val="none" w:sz="0" w:space="0" w:color="auto"/>
        <w:right w:val="none" w:sz="0" w:space="0" w:color="auto"/>
      </w:divBdr>
    </w:div>
    <w:div w:id="234244921">
      <w:bodyDiv w:val="1"/>
      <w:marLeft w:val="0"/>
      <w:marRight w:val="0"/>
      <w:marTop w:val="0"/>
      <w:marBottom w:val="0"/>
      <w:divBdr>
        <w:top w:val="none" w:sz="0" w:space="0" w:color="auto"/>
        <w:left w:val="none" w:sz="0" w:space="0" w:color="auto"/>
        <w:bottom w:val="none" w:sz="0" w:space="0" w:color="auto"/>
        <w:right w:val="none" w:sz="0" w:space="0" w:color="auto"/>
      </w:divBdr>
    </w:div>
    <w:div w:id="234357487">
      <w:bodyDiv w:val="1"/>
      <w:marLeft w:val="0"/>
      <w:marRight w:val="0"/>
      <w:marTop w:val="0"/>
      <w:marBottom w:val="0"/>
      <w:divBdr>
        <w:top w:val="none" w:sz="0" w:space="0" w:color="auto"/>
        <w:left w:val="none" w:sz="0" w:space="0" w:color="auto"/>
        <w:bottom w:val="none" w:sz="0" w:space="0" w:color="auto"/>
        <w:right w:val="none" w:sz="0" w:space="0" w:color="auto"/>
      </w:divBdr>
    </w:div>
    <w:div w:id="254244802">
      <w:bodyDiv w:val="1"/>
      <w:marLeft w:val="0"/>
      <w:marRight w:val="0"/>
      <w:marTop w:val="0"/>
      <w:marBottom w:val="0"/>
      <w:divBdr>
        <w:top w:val="none" w:sz="0" w:space="0" w:color="auto"/>
        <w:left w:val="none" w:sz="0" w:space="0" w:color="auto"/>
        <w:bottom w:val="none" w:sz="0" w:space="0" w:color="auto"/>
        <w:right w:val="none" w:sz="0" w:space="0" w:color="auto"/>
      </w:divBdr>
    </w:div>
    <w:div w:id="280503326">
      <w:bodyDiv w:val="1"/>
      <w:marLeft w:val="0"/>
      <w:marRight w:val="0"/>
      <w:marTop w:val="0"/>
      <w:marBottom w:val="0"/>
      <w:divBdr>
        <w:top w:val="none" w:sz="0" w:space="0" w:color="auto"/>
        <w:left w:val="none" w:sz="0" w:space="0" w:color="auto"/>
        <w:bottom w:val="none" w:sz="0" w:space="0" w:color="auto"/>
        <w:right w:val="none" w:sz="0" w:space="0" w:color="auto"/>
      </w:divBdr>
    </w:div>
    <w:div w:id="309214283">
      <w:bodyDiv w:val="1"/>
      <w:marLeft w:val="0"/>
      <w:marRight w:val="0"/>
      <w:marTop w:val="0"/>
      <w:marBottom w:val="0"/>
      <w:divBdr>
        <w:top w:val="none" w:sz="0" w:space="0" w:color="auto"/>
        <w:left w:val="none" w:sz="0" w:space="0" w:color="auto"/>
        <w:bottom w:val="none" w:sz="0" w:space="0" w:color="auto"/>
        <w:right w:val="none" w:sz="0" w:space="0" w:color="auto"/>
      </w:divBdr>
    </w:div>
    <w:div w:id="319777489">
      <w:bodyDiv w:val="1"/>
      <w:marLeft w:val="0"/>
      <w:marRight w:val="0"/>
      <w:marTop w:val="0"/>
      <w:marBottom w:val="0"/>
      <w:divBdr>
        <w:top w:val="none" w:sz="0" w:space="0" w:color="auto"/>
        <w:left w:val="none" w:sz="0" w:space="0" w:color="auto"/>
        <w:bottom w:val="none" w:sz="0" w:space="0" w:color="auto"/>
        <w:right w:val="none" w:sz="0" w:space="0" w:color="auto"/>
      </w:divBdr>
    </w:div>
    <w:div w:id="387388618">
      <w:bodyDiv w:val="1"/>
      <w:marLeft w:val="0"/>
      <w:marRight w:val="0"/>
      <w:marTop w:val="0"/>
      <w:marBottom w:val="0"/>
      <w:divBdr>
        <w:top w:val="none" w:sz="0" w:space="0" w:color="auto"/>
        <w:left w:val="none" w:sz="0" w:space="0" w:color="auto"/>
        <w:bottom w:val="none" w:sz="0" w:space="0" w:color="auto"/>
        <w:right w:val="none" w:sz="0" w:space="0" w:color="auto"/>
      </w:divBdr>
    </w:div>
    <w:div w:id="416512384">
      <w:bodyDiv w:val="1"/>
      <w:marLeft w:val="0"/>
      <w:marRight w:val="0"/>
      <w:marTop w:val="0"/>
      <w:marBottom w:val="0"/>
      <w:divBdr>
        <w:top w:val="none" w:sz="0" w:space="0" w:color="auto"/>
        <w:left w:val="none" w:sz="0" w:space="0" w:color="auto"/>
        <w:bottom w:val="none" w:sz="0" w:space="0" w:color="auto"/>
        <w:right w:val="none" w:sz="0" w:space="0" w:color="auto"/>
      </w:divBdr>
    </w:div>
    <w:div w:id="428158275">
      <w:bodyDiv w:val="1"/>
      <w:marLeft w:val="0"/>
      <w:marRight w:val="0"/>
      <w:marTop w:val="0"/>
      <w:marBottom w:val="0"/>
      <w:divBdr>
        <w:top w:val="none" w:sz="0" w:space="0" w:color="auto"/>
        <w:left w:val="none" w:sz="0" w:space="0" w:color="auto"/>
        <w:bottom w:val="none" w:sz="0" w:space="0" w:color="auto"/>
        <w:right w:val="none" w:sz="0" w:space="0" w:color="auto"/>
      </w:divBdr>
    </w:div>
    <w:div w:id="463039397">
      <w:bodyDiv w:val="1"/>
      <w:marLeft w:val="0"/>
      <w:marRight w:val="0"/>
      <w:marTop w:val="0"/>
      <w:marBottom w:val="0"/>
      <w:divBdr>
        <w:top w:val="none" w:sz="0" w:space="0" w:color="auto"/>
        <w:left w:val="none" w:sz="0" w:space="0" w:color="auto"/>
        <w:bottom w:val="none" w:sz="0" w:space="0" w:color="auto"/>
        <w:right w:val="none" w:sz="0" w:space="0" w:color="auto"/>
      </w:divBdr>
    </w:div>
    <w:div w:id="482621318">
      <w:bodyDiv w:val="1"/>
      <w:marLeft w:val="0"/>
      <w:marRight w:val="0"/>
      <w:marTop w:val="0"/>
      <w:marBottom w:val="0"/>
      <w:divBdr>
        <w:top w:val="none" w:sz="0" w:space="0" w:color="auto"/>
        <w:left w:val="none" w:sz="0" w:space="0" w:color="auto"/>
        <w:bottom w:val="none" w:sz="0" w:space="0" w:color="auto"/>
        <w:right w:val="none" w:sz="0" w:space="0" w:color="auto"/>
      </w:divBdr>
    </w:div>
    <w:div w:id="492838489">
      <w:bodyDiv w:val="1"/>
      <w:marLeft w:val="0"/>
      <w:marRight w:val="0"/>
      <w:marTop w:val="0"/>
      <w:marBottom w:val="0"/>
      <w:divBdr>
        <w:top w:val="none" w:sz="0" w:space="0" w:color="auto"/>
        <w:left w:val="none" w:sz="0" w:space="0" w:color="auto"/>
        <w:bottom w:val="none" w:sz="0" w:space="0" w:color="auto"/>
        <w:right w:val="none" w:sz="0" w:space="0" w:color="auto"/>
      </w:divBdr>
    </w:div>
    <w:div w:id="500782118">
      <w:bodyDiv w:val="1"/>
      <w:marLeft w:val="0"/>
      <w:marRight w:val="0"/>
      <w:marTop w:val="0"/>
      <w:marBottom w:val="0"/>
      <w:divBdr>
        <w:top w:val="none" w:sz="0" w:space="0" w:color="auto"/>
        <w:left w:val="none" w:sz="0" w:space="0" w:color="auto"/>
        <w:bottom w:val="none" w:sz="0" w:space="0" w:color="auto"/>
        <w:right w:val="none" w:sz="0" w:space="0" w:color="auto"/>
      </w:divBdr>
      <w:divsChild>
        <w:div w:id="323552560">
          <w:marLeft w:val="547"/>
          <w:marRight w:val="0"/>
          <w:marTop w:val="67"/>
          <w:marBottom w:val="0"/>
          <w:divBdr>
            <w:top w:val="none" w:sz="0" w:space="0" w:color="auto"/>
            <w:left w:val="none" w:sz="0" w:space="0" w:color="auto"/>
            <w:bottom w:val="none" w:sz="0" w:space="0" w:color="auto"/>
            <w:right w:val="none" w:sz="0" w:space="0" w:color="auto"/>
          </w:divBdr>
        </w:div>
      </w:divsChild>
    </w:div>
    <w:div w:id="528302412">
      <w:bodyDiv w:val="1"/>
      <w:marLeft w:val="0"/>
      <w:marRight w:val="0"/>
      <w:marTop w:val="0"/>
      <w:marBottom w:val="0"/>
      <w:divBdr>
        <w:top w:val="none" w:sz="0" w:space="0" w:color="auto"/>
        <w:left w:val="none" w:sz="0" w:space="0" w:color="auto"/>
        <w:bottom w:val="none" w:sz="0" w:space="0" w:color="auto"/>
        <w:right w:val="none" w:sz="0" w:space="0" w:color="auto"/>
      </w:divBdr>
    </w:div>
    <w:div w:id="553346584">
      <w:bodyDiv w:val="1"/>
      <w:marLeft w:val="0"/>
      <w:marRight w:val="0"/>
      <w:marTop w:val="0"/>
      <w:marBottom w:val="0"/>
      <w:divBdr>
        <w:top w:val="none" w:sz="0" w:space="0" w:color="auto"/>
        <w:left w:val="none" w:sz="0" w:space="0" w:color="auto"/>
        <w:bottom w:val="none" w:sz="0" w:space="0" w:color="auto"/>
        <w:right w:val="none" w:sz="0" w:space="0" w:color="auto"/>
      </w:divBdr>
      <w:divsChild>
        <w:div w:id="881746311">
          <w:marLeft w:val="547"/>
          <w:marRight w:val="0"/>
          <w:marTop w:val="67"/>
          <w:marBottom w:val="0"/>
          <w:divBdr>
            <w:top w:val="none" w:sz="0" w:space="0" w:color="auto"/>
            <w:left w:val="none" w:sz="0" w:space="0" w:color="auto"/>
            <w:bottom w:val="none" w:sz="0" w:space="0" w:color="auto"/>
            <w:right w:val="none" w:sz="0" w:space="0" w:color="auto"/>
          </w:divBdr>
        </w:div>
      </w:divsChild>
    </w:div>
    <w:div w:id="557939198">
      <w:bodyDiv w:val="1"/>
      <w:marLeft w:val="0"/>
      <w:marRight w:val="0"/>
      <w:marTop w:val="0"/>
      <w:marBottom w:val="0"/>
      <w:divBdr>
        <w:top w:val="none" w:sz="0" w:space="0" w:color="auto"/>
        <w:left w:val="none" w:sz="0" w:space="0" w:color="auto"/>
        <w:bottom w:val="none" w:sz="0" w:space="0" w:color="auto"/>
        <w:right w:val="none" w:sz="0" w:space="0" w:color="auto"/>
      </w:divBdr>
    </w:div>
    <w:div w:id="606544181">
      <w:bodyDiv w:val="1"/>
      <w:marLeft w:val="0"/>
      <w:marRight w:val="0"/>
      <w:marTop w:val="0"/>
      <w:marBottom w:val="0"/>
      <w:divBdr>
        <w:top w:val="none" w:sz="0" w:space="0" w:color="auto"/>
        <w:left w:val="none" w:sz="0" w:space="0" w:color="auto"/>
        <w:bottom w:val="none" w:sz="0" w:space="0" w:color="auto"/>
        <w:right w:val="none" w:sz="0" w:space="0" w:color="auto"/>
      </w:divBdr>
    </w:div>
    <w:div w:id="622224314">
      <w:bodyDiv w:val="1"/>
      <w:marLeft w:val="0"/>
      <w:marRight w:val="0"/>
      <w:marTop w:val="0"/>
      <w:marBottom w:val="0"/>
      <w:divBdr>
        <w:top w:val="none" w:sz="0" w:space="0" w:color="auto"/>
        <w:left w:val="none" w:sz="0" w:space="0" w:color="auto"/>
        <w:bottom w:val="none" w:sz="0" w:space="0" w:color="auto"/>
        <w:right w:val="none" w:sz="0" w:space="0" w:color="auto"/>
      </w:divBdr>
    </w:div>
    <w:div w:id="634486214">
      <w:bodyDiv w:val="1"/>
      <w:marLeft w:val="0"/>
      <w:marRight w:val="0"/>
      <w:marTop w:val="0"/>
      <w:marBottom w:val="0"/>
      <w:divBdr>
        <w:top w:val="none" w:sz="0" w:space="0" w:color="auto"/>
        <w:left w:val="none" w:sz="0" w:space="0" w:color="auto"/>
        <w:bottom w:val="none" w:sz="0" w:space="0" w:color="auto"/>
        <w:right w:val="none" w:sz="0" w:space="0" w:color="auto"/>
      </w:divBdr>
    </w:div>
    <w:div w:id="653489179">
      <w:bodyDiv w:val="1"/>
      <w:marLeft w:val="0"/>
      <w:marRight w:val="0"/>
      <w:marTop w:val="0"/>
      <w:marBottom w:val="0"/>
      <w:divBdr>
        <w:top w:val="none" w:sz="0" w:space="0" w:color="auto"/>
        <w:left w:val="none" w:sz="0" w:space="0" w:color="auto"/>
        <w:bottom w:val="none" w:sz="0" w:space="0" w:color="auto"/>
        <w:right w:val="none" w:sz="0" w:space="0" w:color="auto"/>
      </w:divBdr>
    </w:div>
    <w:div w:id="655064348">
      <w:bodyDiv w:val="1"/>
      <w:marLeft w:val="0"/>
      <w:marRight w:val="0"/>
      <w:marTop w:val="0"/>
      <w:marBottom w:val="0"/>
      <w:divBdr>
        <w:top w:val="none" w:sz="0" w:space="0" w:color="auto"/>
        <w:left w:val="none" w:sz="0" w:space="0" w:color="auto"/>
        <w:bottom w:val="none" w:sz="0" w:space="0" w:color="auto"/>
        <w:right w:val="none" w:sz="0" w:space="0" w:color="auto"/>
      </w:divBdr>
    </w:div>
    <w:div w:id="692388925">
      <w:bodyDiv w:val="1"/>
      <w:marLeft w:val="0"/>
      <w:marRight w:val="0"/>
      <w:marTop w:val="0"/>
      <w:marBottom w:val="0"/>
      <w:divBdr>
        <w:top w:val="none" w:sz="0" w:space="0" w:color="auto"/>
        <w:left w:val="none" w:sz="0" w:space="0" w:color="auto"/>
        <w:bottom w:val="none" w:sz="0" w:space="0" w:color="auto"/>
        <w:right w:val="none" w:sz="0" w:space="0" w:color="auto"/>
      </w:divBdr>
    </w:div>
    <w:div w:id="744689145">
      <w:bodyDiv w:val="1"/>
      <w:marLeft w:val="0"/>
      <w:marRight w:val="0"/>
      <w:marTop w:val="0"/>
      <w:marBottom w:val="0"/>
      <w:divBdr>
        <w:top w:val="none" w:sz="0" w:space="0" w:color="auto"/>
        <w:left w:val="none" w:sz="0" w:space="0" w:color="auto"/>
        <w:bottom w:val="none" w:sz="0" w:space="0" w:color="auto"/>
        <w:right w:val="none" w:sz="0" w:space="0" w:color="auto"/>
      </w:divBdr>
      <w:divsChild>
        <w:div w:id="73211654">
          <w:marLeft w:val="547"/>
          <w:marRight w:val="0"/>
          <w:marTop w:val="67"/>
          <w:marBottom w:val="0"/>
          <w:divBdr>
            <w:top w:val="none" w:sz="0" w:space="0" w:color="auto"/>
            <w:left w:val="none" w:sz="0" w:space="0" w:color="auto"/>
            <w:bottom w:val="none" w:sz="0" w:space="0" w:color="auto"/>
            <w:right w:val="none" w:sz="0" w:space="0" w:color="auto"/>
          </w:divBdr>
        </w:div>
      </w:divsChild>
    </w:div>
    <w:div w:id="748618928">
      <w:bodyDiv w:val="1"/>
      <w:marLeft w:val="0"/>
      <w:marRight w:val="0"/>
      <w:marTop w:val="0"/>
      <w:marBottom w:val="0"/>
      <w:divBdr>
        <w:top w:val="none" w:sz="0" w:space="0" w:color="auto"/>
        <w:left w:val="none" w:sz="0" w:space="0" w:color="auto"/>
        <w:bottom w:val="none" w:sz="0" w:space="0" w:color="auto"/>
        <w:right w:val="none" w:sz="0" w:space="0" w:color="auto"/>
      </w:divBdr>
    </w:div>
    <w:div w:id="760108218">
      <w:bodyDiv w:val="1"/>
      <w:marLeft w:val="0"/>
      <w:marRight w:val="0"/>
      <w:marTop w:val="0"/>
      <w:marBottom w:val="0"/>
      <w:divBdr>
        <w:top w:val="none" w:sz="0" w:space="0" w:color="auto"/>
        <w:left w:val="none" w:sz="0" w:space="0" w:color="auto"/>
        <w:bottom w:val="none" w:sz="0" w:space="0" w:color="auto"/>
        <w:right w:val="none" w:sz="0" w:space="0" w:color="auto"/>
      </w:divBdr>
    </w:div>
    <w:div w:id="763301811">
      <w:bodyDiv w:val="1"/>
      <w:marLeft w:val="0"/>
      <w:marRight w:val="0"/>
      <w:marTop w:val="0"/>
      <w:marBottom w:val="0"/>
      <w:divBdr>
        <w:top w:val="none" w:sz="0" w:space="0" w:color="auto"/>
        <w:left w:val="none" w:sz="0" w:space="0" w:color="auto"/>
        <w:bottom w:val="none" w:sz="0" w:space="0" w:color="auto"/>
        <w:right w:val="none" w:sz="0" w:space="0" w:color="auto"/>
      </w:divBdr>
    </w:div>
    <w:div w:id="771166904">
      <w:bodyDiv w:val="1"/>
      <w:marLeft w:val="0"/>
      <w:marRight w:val="0"/>
      <w:marTop w:val="0"/>
      <w:marBottom w:val="0"/>
      <w:divBdr>
        <w:top w:val="none" w:sz="0" w:space="0" w:color="auto"/>
        <w:left w:val="none" w:sz="0" w:space="0" w:color="auto"/>
        <w:bottom w:val="none" w:sz="0" w:space="0" w:color="auto"/>
        <w:right w:val="none" w:sz="0" w:space="0" w:color="auto"/>
      </w:divBdr>
      <w:divsChild>
        <w:div w:id="124933533">
          <w:marLeft w:val="0"/>
          <w:marRight w:val="0"/>
          <w:marTop w:val="0"/>
          <w:marBottom w:val="0"/>
          <w:divBdr>
            <w:top w:val="none" w:sz="0" w:space="0" w:color="auto"/>
            <w:left w:val="none" w:sz="0" w:space="0" w:color="auto"/>
            <w:bottom w:val="none" w:sz="0" w:space="0" w:color="auto"/>
            <w:right w:val="none" w:sz="0" w:space="0" w:color="auto"/>
          </w:divBdr>
          <w:divsChild>
            <w:div w:id="1973944574">
              <w:marLeft w:val="0"/>
              <w:marRight w:val="0"/>
              <w:marTop w:val="0"/>
              <w:marBottom w:val="0"/>
              <w:divBdr>
                <w:top w:val="none" w:sz="0" w:space="0" w:color="auto"/>
                <w:left w:val="none" w:sz="0" w:space="0" w:color="auto"/>
                <w:bottom w:val="none" w:sz="0" w:space="0" w:color="auto"/>
                <w:right w:val="none" w:sz="0" w:space="0" w:color="auto"/>
              </w:divBdr>
            </w:div>
          </w:divsChild>
        </w:div>
        <w:div w:id="1179852161">
          <w:marLeft w:val="0"/>
          <w:marRight w:val="0"/>
          <w:marTop w:val="0"/>
          <w:marBottom w:val="0"/>
          <w:divBdr>
            <w:top w:val="none" w:sz="0" w:space="0" w:color="auto"/>
            <w:left w:val="none" w:sz="0" w:space="0" w:color="auto"/>
            <w:bottom w:val="none" w:sz="0" w:space="0" w:color="auto"/>
            <w:right w:val="none" w:sz="0" w:space="0" w:color="auto"/>
          </w:divBdr>
          <w:divsChild>
            <w:div w:id="204804239">
              <w:marLeft w:val="0"/>
              <w:marRight w:val="0"/>
              <w:marTop w:val="0"/>
              <w:marBottom w:val="0"/>
              <w:divBdr>
                <w:top w:val="none" w:sz="0" w:space="0" w:color="auto"/>
                <w:left w:val="none" w:sz="0" w:space="0" w:color="auto"/>
                <w:bottom w:val="none" w:sz="0" w:space="0" w:color="auto"/>
                <w:right w:val="none" w:sz="0" w:space="0" w:color="auto"/>
              </w:divBdr>
            </w:div>
          </w:divsChild>
        </w:div>
        <w:div w:id="1511137390">
          <w:marLeft w:val="0"/>
          <w:marRight w:val="0"/>
          <w:marTop w:val="0"/>
          <w:marBottom w:val="0"/>
          <w:divBdr>
            <w:top w:val="none" w:sz="0" w:space="0" w:color="auto"/>
            <w:left w:val="none" w:sz="0" w:space="0" w:color="auto"/>
            <w:bottom w:val="none" w:sz="0" w:space="0" w:color="auto"/>
            <w:right w:val="none" w:sz="0" w:space="0" w:color="auto"/>
          </w:divBdr>
          <w:divsChild>
            <w:div w:id="20048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9861">
      <w:bodyDiv w:val="1"/>
      <w:marLeft w:val="0"/>
      <w:marRight w:val="0"/>
      <w:marTop w:val="0"/>
      <w:marBottom w:val="0"/>
      <w:divBdr>
        <w:top w:val="none" w:sz="0" w:space="0" w:color="auto"/>
        <w:left w:val="none" w:sz="0" w:space="0" w:color="auto"/>
        <w:bottom w:val="none" w:sz="0" w:space="0" w:color="auto"/>
        <w:right w:val="none" w:sz="0" w:space="0" w:color="auto"/>
      </w:divBdr>
    </w:div>
    <w:div w:id="797256869">
      <w:bodyDiv w:val="1"/>
      <w:marLeft w:val="0"/>
      <w:marRight w:val="0"/>
      <w:marTop w:val="0"/>
      <w:marBottom w:val="0"/>
      <w:divBdr>
        <w:top w:val="none" w:sz="0" w:space="0" w:color="auto"/>
        <w:left w:val="none" w:sz="0" w:space="0" w:color="auto"/>
        <w:bottom w:val="none" w:sz="0" w:space="0" w:color="auto"/>
        <w:right w:val="none" w:sz="0" w:space="0" w:color="auto"/>
      </w:divBdr>
    </w:div>
    <w:div w:id="811599880">
      <w:bodyDiv w:val="1"/>
      <w:marLeft w:val="0"/>
      <w:marRight w:val="0"/>
      <w:marTop w:val="0"/>
      <w:marBottom w:val="0"/>
      <w:divBdr>
        <w:top w:val="none" w:sz="0" w:space="0" w:color="auto"/>
        <w:left w:val="none" w:sz="0" w:space="0" w:color="auto"/>
        <w:bottom w:val="none" w:sz="0" w:space="0" w:color="auto"/>
        <w:right w:val="none" w:sz="0" w:space="0" w:color="auto"/>
      </w:divBdr>
    </w:div>
    <w:div w:id="850337711">
      <w:bodyDiv w:val="1"/>
      <w:marLeft w:val="0"/>
      <w:marRight w:val="0"/>
      <w:marTop w:val="0"/>
      <w:marBottom w:val="0"/>
      <w:divBdr>
        <w:top w:val="none" w:sz="0" w:space="0" w:color="auto"/>
        <w:left w:val="none" w:sz="0" w:space="0" w:color="auto"/>
        <w:bottom w:val="none" w:sz="0" w:space="0" w:color="auto"/>
        <w:right w:val="none" w:sz="0" w:space="0" w:color="auto"/>
      </w:divBdr>
    </w:div>
    <w:div w:id="872569912">
      <w:bodyDiv w:val="1"/>
      <w:marLeft w:val="0"/>
      <w:marRight w:val="0"/>
      <w:marTop w:val="0"/>
      <w:marBottom w:val="0"/>
      <w:divBdr>
        <w:top w:val="none" w:sz="0" w:space="0" w:color="auto"/>
        <w:left w:val="none" w:sz="0" w:space="0" w:color="auto"/>
        <w:bottom w:val="none" w:sz="0" w:space="0" w:color="auto"/>
        <w:right w:val="none" w:sz="0" w:space="0" w:color="auto"/>
      </w:divBdr>
    </w:div>
    <w:div w:id="874197543">
      <w:bodyDiv w:val="1"/>
      <w:marLeft w:val="0"/>
      <w:marRight w:val="0"/>
      <w:marTop w:val="0"/>
      <w:marBottom w:val="0"/>
      <w:divBdr>
        <w:top w:val="none" w:sz="0" w:space="0" w:color="auto"/>
        <w:left w:val="none" w:sz="0" w:space="0" w:color="auto"/>
        <w:bottom w:val="none" w:sz="0" w:space="0" w:color="auto"/>
        <w:right w:val="none" w:sz="0" w:space="0" w:color="auto"/>
      </w:divBdr>
    </w:div>
    <w:div w:id="882061345">
      <w:bodyDiv w:val="1"/>
      <w:marLeft w:val="0"/>
      <w:marRight w:val="0"/>
      <w:marTop w:val="0"/>
      <w:marBottom w:val="0"/>
      <w:divBdr>
        <w:top w:val="none" w:sz="0" w:space="0" w:color="auto"/>
        <w:left w:val="none" w:sz="0" w:space="0" w:color="auto"/>
        <w:bottom w:val="none" w:sz="0" w:space="0" w:color="auto"/>
        <w:right w:val="none" w:sz="0" w:space="0" w:color="auto"/>
      </w:divBdr>
    </w:div>
    <w:div w:id="883716231">
      <w:bodyDiv w:val="1"/>
      <w:marLeft w:val="0"/>
      <w:marRight w:val="0"/>
      <w:marTop w:val="0"/>
      <w:marBottom w:val="0"/>
      <w:divBdr>
        <w:top w:val="none" w:sz="0" w:space="0" w:color="auto"/>
        <w:left w:val="none" w:sz="0" w:space="0" w:color="auto"/>
        <w:bottom w:val="none" w:sz="0" w:space="0" w:color="auto"/>
        <w:right w:val="none" w:sz="0" w:space="0" w:color="auto"/>
      </w:divBdr>
    </w:div>
    <w:div w:id="915674925">
      <w:bodyDiv w:val="1"/>
      <w:marLeft w:val="0"/>
      <w:marRight w:val="0"/>
      <w:marTop w:val="0"/>
      <w:marBottom w:val="0"/>
      <w:divBdr>
        <w:top w:val="none" w:sz="0" w:space="0" w:color="auto"/>
        <w:left w:val="none" w:sz="0" w:space="0" w:color="auto"/>
        <w:bottom w:val="none" w:sz="0" w:space="0" w:color="auto"/>
        <w:right w:val="none" w:sz="0" w:space="0" w:color="auto"/>
      </w:divBdr>
    </w:div>
    <w:div w:id="925305579">
      <w:bodyDiv w:val="1"/>
      <w:marLeft w:val="0"/>
      <w:marRight w:val="0"/>
      <w:marTop w:val="0"/>
      <w:marBottom w:val="0"/>
      <w:divBdr>
        <w:top w:val="none" w:sz="0" w:space="0" w:color="auto"/>
        <w:left w:val="none" w:sz="0" w:space="0" w:color="auto"/>
        <w:bottom w:val="none" w:sz="0" w:space="0" w:color="auto"/>
        <w:right w:val="none" w:sz="0" w:space="0" w:color="auto"/>
      </w:divBdr>
    </w:div>
    <w:div w:id="970750115">
      <w:bodyDiv w:val="1"/>
      <w:marLeft w:val="0"/>
      <w:marRight w:val="0"/>
      <w:marTop w:val="0"/>
      <w:marBottom w:val="0"/>
      <w:divBdr>
        <w:top w:val="none" w:sz="0" w:space="0" w:color="auto"/>
        <w:left w:val="none" w:sz="0" w:space="0" w:color="auto"/>
        <w:bottom w:val="none" w:sz="0" w:space="0" w:color="auto"/>
        <w:right w:val="none" w:sz="0" w:space="0" w:color="auto"/>
      </w:divBdr>
      <w:divsChild>
        <w:div w:id="1912999726">
          <w:marLeft w:val="547"/>
          <w:marRight w:val="0"/>
          <w:marTop w:val="0"/>
          <w:marBottom w:val="0"/>
          <w:divBdr>
            <w:top w:val="none" w:sz="0" w:space="0" w:color="auto"/>
            <w:left w:val="none" w:sz="0" w:space="0" w:color="auto"/>
            <w:bottom w:val="none" w:sz="0" w:space="0" w:color="auto"/>
            <w:right w:val="none" w:sz="0" w:space="0" w:color="auto"/>
          </w:divBdr>
        </w:div>
        <w:div w:id="545678070">
          <w:marLeft w:val="1166"/>
          <w:marRight w:val="0"/>
          <w:marTop w:val="0"/>
          <w:marBottom w:val="0"/>
          <w:divBdr>
            <w:top w:val="none" w:sz="0" w:space="0" w:color="auto"/>
            <w:left w:val="none" w:sz="0" w:space="0" w:color="auto"/>
            <w:bottom w:val="none" w:sz="0" w:space="0" w:color="auto"/>
            <w:right w:val="none" w:sz="0" w:space="0" w:color="auto"/>
          </w:divBdr>
        </w:div>
        <w:div w:id="851920919">
          <w:marLeft w:val="1166"/>
          <w:marRight w:val="0"/>
          <w:marTop w:val="0"/>
          <w:marBottom w:val="0"/>
          <w:divBdr>
            <w:top w:val="none" w:sz="0" w:space="0" w:color="auto"/>
            <w:left w:val="none" w:sz="0" w:space="0" w:color="auto"/>
            <w:bottom w:val="none" w:sz="0" w:space="0" w:color="auto"/>
            <w:right w:val="none" w:sz="0" w:space="0" w:color="auto"/>
          </w:divBdr>
        </w:div>
        <w:div w:id="28532974">
          <w:marLeft w:val="1166"/>
          <w:marRight w:val="0"/>
          <w:marTop w:val="0"/>
          <w:marBottom w:val="0"/>
          <w:divBdr>
            <w:top w:val="none" w:sz="0" w:space="0" w:color="auto"/>
            <w:left w:val="none" w:sz="0" w:space="0" w:color="auto"/>
            <w:bottom w:val="none" w:sz="0" w:space="0" w:color="auto"/>
            <w:right w:val="none" w:sz="0" w:space="0" w:color="auto"/>
          </w:divBdr>
        </w:div>
        <w:div w:id="421798223">
          <w:marLeft w:val="1166"/>
          <w:marRight w:val="0"/>
          <w:marTop w:val="0"/>
          <w:marBottom w:val="0"/>
          <w:divBdr>
            <w:top w:val="none" w:sz="0" w:space="0" w:color="auto"/>
            <w:left w:val="none" w:sz="0" w:space="0" w:color="auto"/>
            <w:bottom w:val="none" w:sz="0" w:space="0" w:color="auto"/>
            <w:right w:val="none" w:sz="0" w:space="0" w:color="auto"/>
          </w:divBdr>
        </w:div>
        <w:div w:id="433019108">
          <w:marLeft w:val="547"/>
          <w:marRight w:val="0"/>
          <w:marTop w:val="0"/>
          <w:marBottom w:val="0"/>
          <w:divBdr>
            <w:top w:val="none" w:sz="0" w:space="0" w:color="auto"/>
            <w:left w:val="none" w:sz="0" w:space="0" w:color="auto"/>
            <w:bottom w:val="none" w:sz="0" w:space="0" w:color="auto"/>
            <w:right w:val="none" w:sz="0" w:space="0" w:color="auto"/>
          </w:divBdr>
        </w:div>
        <w:div w:id="342125418">
          <w:marLeft w:val="1166"/>
          <w:marRight w:val="0"/>
          <w:marTop w:val="0"/>
          <w:marBottom w:val="0"/>
          <w:divBdr>
            <w:top w:val="none" w:sz="0" w:space="0" w:color="auto"/>
            <w:left w:val="none" w:sz="0" w:space="0" w:color="auto"/>
            <w:bottom w:val="none" w:sz="0" w:space="0" w:color="auto"/>
            <w:right w:val="none" w:sz="0" w:space="0" w:color="auto"/>
          </w:divBdr>
        </w:div>
        <w:div w:id="887764576">
          <w:marLeft w:val="1166"/>
          <w:marRight w:val="0"/>
          <w:marTop w:val="0"/>
          <w:marBottom w:val="0"/>
          <w:divBdr>
            <w:top w:val="none" w:sz="0" w:space="0" w:color="auto"/>
            <w:left w:val="none" w:sz="0" w:space="0" w:color="auto"/>
            <w:bottom w:val="none" w:sz="0" w:space="0" w:color="auto"/>
            <w:right w:val="none" w:sz="0" w:space="0" w:color="auto"/>
          </w:divBdr>
        </w:div>
        <w:div w:id="1438938658">
          <w:marLeft w:val="547"/>
          <w:marRight w:val="0"/>
          <w:marTop w:val="0"/>
          <w:marBottom w:val="0"/>
          <w:divBdr>
            <w:top w:val="none" w:sz="0" w:space="0" w:color="auto"/>
            <w:left w:val="none" w:sz="0" w:space="0" w:color="auto"/>
            <w:bottom w:val="none" w:sz="0" w:space="0" w:color="auto"/>
            <w:right w:val="none" w:sz="0" w:space="0" w:color="auto"/>
          </w:divBdr>
        </w:div>
        <w:div w:id="1501197160">
          <w:marLeft w:val="1166"/>
          <w:marRight w:val="0"/>
          <w:marTop w:val="0"/>
          <w:marBottom w:val="0"/>
          <w:divBdr>
            <w:top w:val="none" w:sz="0" w:space="0" w:color="auto"/>
            <w:left w:val="none" w:sz="0" w:space="0" w:color="auto"/>
            <w:bottom w:val="none" w:sz="0" w:space="0" w:color="auto"/>
            <w:right w:val="none" w:sz="0" w:space="0" w:color="auto"/>
          </w:divBdr>
        </w:div>
        <w:div w:id="1133058787">
          <w:marLeft w:val="1166"/>
          <w:marRight w:val="0"/>
          <w:marTop w:val="0"/>
          <w:marBottom w:val="0"/>
          <w:divBdr>
            <w:top w:val="none" w:sz="0" w:space="0" w:color="auto"/>
            <w:left w:val="none" w:sz="0" w:space="0" w:color="auto"/>
            <w:bottom w:val="none" w:sz="0" w:space="0" w:color="auto"/>
            <w:right w:val="none" w:sz="0" w:space="0" w:color="auto"/>
          </w:divBdr>
        </w:div>
        <w:div w:id="12657865">
          <w:marLeft w:val="1166"/>
          <w:marRight w:val="0"/>
          <w:marTop w:val="0"/>
          <w:marBottom w:val="0"/>
          <w:divBdr>
            <w:top w:val="none" w:sz="0" w:space="0" w:color="auto"/>
            <w:left w:val="none" w:sz="0" w:space="0" w:color="auto"/>
            <w:bottom w:val="none" w:sz="0" w:space="0" w:color="auto"/>
            <w:right w:val="none" w:sz="0" w:space="0" w:color="auto"/>
          </w:divBdr>
        </w:div>
        <w:div w:id="109518070">
          <w:marLeft w:val="1166"/>
          <w:marRight w:val="0"/>
          <w:marTop w:val="0"/>
          <w:marBottom w:val="0"/>
          <w:divBdr>
            <w:top w:val="none" w:sz="0" w:space="0" w:color="auto"/>
            <w:left w:val="none" w:sz="0" w:space="0" w:color="auto"/>
            <w:bottom w:val="none" w:sz="0" w:space="0" w:color="auto"/>
            <w:right w:val="none" w:sz="0" w:space="0" w:color="auto"/>
          </w:divBdr>
        </w:div>
        <w:div w:id="698892638">
          <w:marLeft w:val="1166"/>
          <w:marRight w:val="0"/>
          <w:marTop w:val="0"/>
          <w:marBottom w:val="0"/>
          <w:divBdr>
            <w:top w:val="none" w:sz="0" w:space="0" w:color="auto"/>
            <w:left w:val="none" w:sz="0" w:space="0" w:color="auto"/>
            <w:bottom w:val="none" w:sz="0" w:space="0" w:color="auto"/>
            <w:right w:val="none" w:sz="0" w:space="0" w:color="auto"/>
          </w:divBdr>
        </w:div>
        <w:div w:id="44334274">
          <w:marLeft w:val="547"/>
          <w:marRight w:val="0"/>
          <w:marTop w:val="0"/>
          <w:marBottom w:val="0"/>
          <w:divBdr>
            <w:top w:val="none" w:sz="0" w:space="0" w:color="auto"/>
            <w:left w:val="none" w:sz="0" w:space="0" w:color="auto"/>
            <w:bottom w:val="none" w:sz="0" w:space="0" w:color="auto"/>
            <w:right w:val="none" w:sz="0" w:space="0" w:color="auto"/>
          </w:divBdr>
        </w:div>
        <w:div w:id="766853802">
          <w:marLeft w:val="1166"/>
          <w:marRight w:val="0"/>
          <w:marTop w:val="0"/>
          <w:marBottom w:val="0"/>
          <w:divBdr>
            <w:top w:val="none" w:sz="0" w:space="0" w:color="auto"/>
            <w:left w:val="none" w:sz="0" w:space="0" w:color="auto"/>
            <w:bottom w:val="none" w:sz="0" w:space="0" w:color="auto"/>
            <w:right w:val="none" w:sz="0" w:space="0" w:color="auto"/>
          </w:divBdr>
        </w:div>
        <w:div w:id="1712070868">
          <w:marLeft w:val="1166"/>
          <w:marRight w:val="0"/>
          <w:marTop w:val="0"/>
          <w:marBottom w:val="0"/>
          <w:divBdr>
            <w:top w:val="none" w:sz="0" w:space="0" w:color="auto"/>
            <w:left w:val="none" w:sz="0" w:space="0" w:color="auto"/>
            <w:bottom w:val="none" w:sz="0" w:space="0" w:color="auto"/>
            <w:right w:val="none" w:sz="0" w:space="0" w:color="auto"/>
          </w:divBdr>
        </w:div>
        <w:div w:id="68115233">
          <w:marLeft w:val="1166"/>
          <w:marRight w:val="0"/>
          <w:marTop w:val="0"/>
          <w:marBottom w:val="0"/>
          <w:divBdr>
            <w:top w:val="none" w:sz="0" w:space="0" w:color="auto"/>
            <w:left w:val="none" w:sz="0" w:space="0" w:color="auto"/>
            <w:bottom w:val="none" w:sz="0" w:space="0" w:color="auto"/>
            <w:right w:val="none" w:sz="0" w:space="0" w:color="auto"/>
          </w:divBdr>
        </w:div>
        <w:div w:id="584845129">
          <w:marLeft w:val="1166"/>
          <w:marRight w:val="0"/>
          <w:marTop w:val="0"/>
          <w:marBottom w:val="0"/>
          <w:divBdr>
            <w:top w:val="none" w:sz="0" w:space="0" w:color="auto"/>
            <w:left w:val="none" w:sz="0" w:space="0" w:color="auto"/>
            <w:bottom w:val="none" w:sz="0" w:space="0" w:color="auto"/>
            <w:right w:val="none" w:sz="0" w:space="0" w:color="auto"/>
          </w:divBdr>
        </w:div>
        <w:div w:id="792864266">
          <w:marLeft w:val="1166"/>
          <w:marRight w:val="0"/>
          <w:marTop w:val="0"/>
          <w:marBottom w:val="0"/>
          <w:divBdr>
            <w:top w:val="none" w:sz="0" w:space="0" w:color="auto"/>
            <w:left w:val="none" w:sz="0" w:space="0" w:color="auto"/>
            <w:bottom w:val="none" w:sz="0" w:space="0" w:color="auto"/>
            <w:right w:val="none" w:sz="0" w:space="0" w:color="auto"/>
          </w:divBdr>
        </w:div>
        <w:div w:id="1164051512">
          <w:marLeft w:val="547"/>
          <w:marRight w:val="0"/>
          <w:marTop w:val="0"/>
          <w:marBottom w:val="0"/>
          <w:divBdr>
            <w:top w:val="none" w:sz="0" w:space="0" w:color="auto"/>
            <w:left w:val="none" w:sz="0" w:space="0" w:color="auto"/>
            <w:bottom w:val="none" w:sz="0" w:space="0" w:color="auto"/>
            <w:right w:val="none" w:sz="0" w:space="0" w:color="auto"/>
          </w:divBdr>
        </w:div>
        <w:div w:id="22558042">
          <w:marLeft w:val="1166"/>
          <w:marRight w:val="0"/>
          <w:marTop w:val="0"/>
          <w:marBottom w:val="0"/>
          <w:divBdr>
            <w:top w:val="none" w:sz="0" w:space="0" w:color="auto"/>
            <w:left w:val="none" w:sz="0" w:space="0" w:color="auto"/>
            <w:bottom w:val="none" w:sz="0" w:space="0" w:color="auto"/>
            <w:right w:val="none" w:sz="0" w:space="0" w:color="auto"/>
          </w:divBdr>
        </w:div>
        <w:div w:id="1220823877">
          <w:marLeft w:val="1166"/>
          <w:marRight w:val="0"/>
          <w:marTop w:val="0"/>
          <w:marBottom w:val="0"/>
          <w:divBdr>
            <w:top w:val="none" w:sz="0" w:space="0" w:color="auto"/>
            <w:left w:val="none" w:sz="0" w:space="0" w:color="auto"/>
            <w:bottom w:val="none" w:sz="0" w:space="0" w:color="auto"/>
            <w:right w:val="none" w:sz="0" w:space="0" w:color="auto"/>
          </w:divBdr>
        </w:div>
      </w:divsChild>
    </w:div>
    <w:div w:id="973020801">
      <w:bodyDiv w:val="1"/>
      <w:marLeft w:val="0"/>
      <w:marRight w:val="0"/>
      <w:marTop w:val="0"/>
      <w:marBottom w:val="0"/>
      <w:divBdr>
        <w:top w:val="none" w:sz="0" w:space="0" w:color="auto"/>
        <w:left w:val="none" w:sz="0" w:space="0" w:color="auto"/>
        <w:bottom w:val="none" w:sz="0" w:space="0" w:color="auto"/>
        <w:right w:val="none" w:sz="0" w:space="0" w:color="auto"/>
      </w:divBdr>
    </w:div>
    <w:div w:id="976036568">
      <w:bodyDiv w:val="1"/>
      <w:marLeft w:val="0"/>
      <w:marRight w:val="0"/>
      <w:marTop w:val="0"/>
      <w:marBottom w:val="0"/>
      <w:divBdr>
        <w:top w:val="none" w:sz="0" w:space="0" w:color="auto"/>
        <w:left w:val="none" w:sz="0" w:space="0" w:color="auto"/>
        <w:bottom w:val="none" w:sz="0" w:space="0" w:color="auto"/>
        <w:right w:val="none" w:sz="0" w:space="0" w:color="auto"/>
      </w:divBdr>
    </w:div>
    <w:div w:id="981421714">
      <w:bodyDiv w:val="1"/>
      <w:marLeft w:val="0"/>
      <w:marRight w:val="0"/>
      <w:marTop w:val="0"/>
      <w:marBottom w:val="0"/>
      <w:divBdr>
        <w:top w:val="none" w:sz="0" w:space="0" w:color="auto"/>
        <w:left w:val="none" w:sz="0" w:space="0" w:color="auto"/>
        <w:bottom w:val="none" w:sz="0" w:space="0" w:color="auto"/>
        <w:right w:val="none" w:sz="0" w:space="0" w:color="auto"/>
      </w:divBdr>
    </w:div>
    <w:div w:id="985816490">
      <w:bodyDiv w:val="1"/>
      <w:marLeft w:val="0"/>
      <w:marRight w:val="0"/>
      <w:marTop w:val="0"/>
      <w:marBottom w:val="0"/>
      <w:divBdr>
        <w:top w:val="none" w:sz="0" w:space="0" w:color="auto"/>
        <w:left w:val="none" w:sz="0" w:space="0" w:color="auto"/>
        <w:bottom w:val="none" w:sz="0" w:space="0" w:color="auto"/>
        <w:right w:val="none" w:sz="0" w:space="0" w:color="auto"/>
      </w:divBdr>
    </w:div>
    <w:div w:id="1038701369">
      <w:bodyDiv w:val="1"/>
      <w:marLeft w:val="0"/>
      <w:marRight w:val="0"/>
      <w:marTop w:val="0"/>
      <w:marBottom w:val="0"/>
      <w:divBdr>
        <w:top w:val="none" w:sz="0" w:space="0" w:color="auto"/>
        <w:left w:val="none" w:sz="0" w:space="0" w:color="auto"/>
        <w:bottom w:val="none" w:sz="0" w:space="0" w:color="auto"/>
        <w:right w:val="none" w:sz="0" w:space="0" w:color="auto"/>
      </w:divBdr>
    </w:div>
    <w:div w:id="1065834683">
      <w:bodyDiv w:val="1"/>
      <w:marLeft w:val="0"/>
      <w:marRight w:val="0"/>
      <w:marTop w:val="0"/>
      <w:marBottom w:val="0"/>
      <w:divBdr>
        <w:top w:val="none" w:sz="0" w:space="0" w:color="auto"/>
        <w:left w:val="none" w:sz="0" w:space="0" w:color="auto"/>
        <w:bottom w:val="none" w:sz="0" w:space="0" w:color="auto"/>
        <w:right w:val="none" w:sz="0" w:space="0" w:color="auto"/>
      </w:divBdr>
    </w:div>
    <w:div w:id="1074551111">
      <w:bodyDiv w:val="1"/>
      <w:marLeft w:val="0"/>
      <w:marRight w:val="0"/>
      <w:marTop w:val="0"/>
      <w:marBottom w:val="0"/>
      <w:divBdr>
        <w:top w:val="none" w:sz="0" w:space="0" w:color="auto"/>
        <w:left w:val="none" w:sz="0" w:space="0" w:color="auto"/>
        <w:bottom w:val="none" w:sz="0" w:space="0" w:color="auto"/>
        <w:right w:val="none" w:sz="0" w:space="0" w:color="auto"/>
      </w:divBdr>
    </w:div>
    <w:div w:id="1085342921">
      <w:bodyDiv w:val="1"/>
      <w:marLeft w:val="0"/>
      <w:marRight w:val="0"/>
      <w:marTop w:val="0"/>
      <w:marBottom w:val="0"/>
      <w:divBdr>
        <w:top w:val="none" w:sz="0" w:space="0" w:color="auto"/>
        <w:left w:val="none" w:sz="0" w:space="0" w:color="auto"/>
        <w:bottom w:val="none" w:sz="0" w:space="0" w:color="auto"/>
        <w:right w:val="none" w:sz="0" w:space="0" w:color="auto"/>
      </w:divBdr>
    </w:div>
    <w:div w:id="1086607140">
      <w:bodyDiv w:val="1"/>
      <w:marLeft w:val="0"/>
      <w:marRight w:val="0"/>
      <w:marTop w:val="0"/>
      <w:marBottom w:val="0"/>
      <w:divBdr>
        <w:top w:val="none" w:sz="0" w:space="0" w:color="auto"/>
        <w:left w:val="none" w:sz="0" w:space="0" w:color="auto"/>
        <w:bottom w:val="none" w:sz="0" w:space="0" w:color="auto"/>
        <w:right w:val="none" w:sz="0" w:space="0" w:color="auto"/>
      </w:divBdr>
    </w:div>
    <w:div w:id="1092311475">
      <w:bodyDiv w:val="1"/>
      <w:marLeft w:val="0"/>
      <w:marRight w:val="0"/>
      <w:marTop w:val="0"/>
      <w:marBottom w:val="0"/>
      <w:divBdr>
        <w:top w:val="none" w:sz="0" w:space="0" w:color="auto"/>
        <w:left w:val="none" w:sz="0" w:space="0" w:color="auto"/>
        <w:bottom w:val="none" w:sz="0" w:space="0" w:color="auto"/>
        <w:right w:val="none" w:sz="0" w:space="0" w:color="auto"/>
      </w:divBdr>
    </w:div>
    <w:div w:id="1120025499">
      <w:bodyDiv w:val="1"/>
      <w:marLeft w:val="0"/>
      <w:marRight w:val="0"/>
      <w:marTop w:val="0"/>
      <w:marBottom w:val="0"/>
      <w:divBdr>
        <w:top w:val="none" w:sz="0" w:space="0" w:color="auto"/>
        <w:left w:val="none" w:sz="0" w:space="0" w:color="auto"/>
        <w:bottom w:val="none" w:sz="0" w:space="0" w:color="auto"/>
        <w:right w:val="none" w:sz="0" w:space="0" w:color="auto"/>
      </w:divBdr>
      <w:divsChild>
        <w:div w:id="380787373">
          <w:marLeft w:val="547"/>
          <w:marRight w:val="0"/>
          <w:marTop w:val="67"/>
          <w:marBottom w:val="0"/>
          <w:divBdr>
            <w:top w:val="none" w:sz="0" w:space="0" w:color="auto"/>
            <w:left w:val="none" w:sz="0" w:space="0" w:color="auto"/>
            <w:bottom w:val="none" w:sz="0" w:space="0" w:color="auto"/>
            <w:right w:val="none" w:sz="0" w:space="0" w:color="auto"/>
          </w:divBdr>
        </w:div>
      </w:divsChild>
    </w:div>
    <w:div w:id="1141969557">
      <w:bodyDiv w:val="1"/>
      <w:marLeft w:val="0"/>
      <w:marRight w:val="0"/>
      <w:marTop w:val="0"/>
      <w:marBottom w:val="0"/>
      <w:divBdr>
        <w:top w:val="none" w:sz="0" w:space="0" w:color="auto"/>
        <w:left w:val="none" w:sz="0" w:space="0" w:color="auto"/>
        <w:bottom w:val="none" w:sz="0" w:space="0" w:color="auto"/>
        <w:right w:val="none" w:sz="0" w:space="0" w:color="auto"/>
      </w:divBdr>
    </w:div>
    <w:div w:id="1143738780">
      <w:bodyDiv w:val="1"/>
      <w:marLeft w:val="0"/>
      <w:marRight w:val="0"/>
      <w:marTop w:val="0"/>
      <w:marBottom w:val="0"/>
      <w:divBdr>
        <w:top w:val="none" w:sz="0" w:space="0" w:color="auto"/>
        <w:left w:val="none" w:sz="0" w:space="0" w:color="auto"/>
        <w:bottom w:val="none" w:sz="0" w:space="0" w:color="auto"/>
        <w:right w:val="none" w:sz="0" w:space="0" w:color="auto"/>
      </w:divBdr>
    </w:div>
    <w:div w:id="1147863142">
      <w:bodyDiv w:val="1"/>
      <w:marLeft w:val="0"/>
      <w:marRight w:val="0"/>
      <w:marTop w:val="0"/>
      <w:marBottom w:val="0"/>
      <w:divBdr>
        <w:top w:val="none" w:sz="0" w:space="0" w:color="auto"/>
        <w:left w:val="none" w:sz="0" w:space="0" w:color="auto"/>
        <w:bottom w:val="none" w:sz="0" w:space="0" w:color="auto"/>
        <w:right w:val="none" w:sz="0" w:space="0" w:color="auto"/>
      </w:divBdr>
      <w:divsChild>
        <w:div w:id="818813435">
          <w:marLeft w:val="547"/>
          <w:marRight w:val="0"/>
          <w:marTop w:val="67"/>
          <w:marBottom w:val="0"/>
          <w:divBdr>
            <w:top w:val="none" w:sz="0" w:space="0" w:color="auto"/>
            <w:left w:val="none" w:sz="0" w:space="0" w:color="auto"/>
            <w:bottom w:val="none" w:sz="0" w:space="0" w:color="auto"/>
            <w:right w:val="none" w:sz="0" w:space="0" w:color="auto"/>
          </w:divBdr>
        </w:div>
      </w:divsChild>
    </w:div>
    <w:div w:id="1171987080">
      <w:bodyDiv w:val="1"/>
      <w:marLeft w:val="0"/>
      <w:marRight w:val="0"/>
      <w:marTop w:val="0"/>
      <w:marBottom w:val="0"/>
      <w:divBdr>
        <w:top w:val="none" w:sz="0" w:space="0" w:color="auto"/>
        <w:left w:val="none" w:sz="0" w:space="0" w:color="auto"/>
        <w:bottom w:val="none" w:sz="0" w:space="0" w:color="auto"/>
        <w:right w:val="none" w:sz="0" w:space="0" w:color="auto"/>
      </w:divBdr>
    </w:div>
    <w:div w:id="1177042269">
      <w:bodyDiv w:val="1"/>
      <w:marLeft w:val="0"/>
      <w:marRight w:val="0"/>
      <w:marTop w:val="0"/>
      <w:marBottom w:val="0"/>
      <w:divBdr>
        <w:top w:val="none" w:sz="0" w:space="0" w:color="auto"/>
        <w:left w:val="none" w:sz="0" w:space="0" w:color="auto"/>
        <w:bottom w:val="none" w:sz="0" w:space="0" w:color="auto"/>
        <w:right w:val="none" w:sz="0" w:space="0" w:color="auto"/>
      </w:divBdr>
    </w:div>
    <w:div w:id="1212376947">
      <w:bodyDiv w:val="1"/>
      <w:marLeft w:val="0"/>
      <w:marRight w:val="0"/>
      <w:marTop w:val="0"/>
      <w:marBottom w:val="0"/>
      <w:divBdr>
        <w:top w:val="none" w:sz="0" w:space="0" w:color="auto"/>
        <w:left w:val="none" w:sz="0" w:space="0" w:color="auto"/>
        <w:bottom w:val="none" w:sz="0" w:space="0" w:color="auto"/>
        <w:right w:val="none" w:sz="0" w:space="0" w:color="auto"/>
      </w:divBdr>
    </w:div>
    <w:div w:id="1228761689">
      <w:bodyDiv w:val="1"/>
      <w:marLeft w:val="0"/>
      <w:marRight w:val="0"/>
      <w:marTop w:val="0"/>
      <w:marBottom w:val="0"/>
      <w:divBdr>
        <w:top w:val="none" w:sz="0" w:space="0" w:color="auto"/>
        <w:left w:val="none" w:sz="0" w:space="0" w:color="auto"/>
        <w:bottom w:val="none" w:sz="0" w:space="0" w:color="auto"/>
        <w:right w:val="none" w:sz="0" w:space="0" w:color="auto"/>
      </w:divBdr>
    </w:div>
    <w:div w:id="1237547790">
      <w:bodyDiv w:val="1"/>
      <w:marLeft w:val="0"/>
      <w:marRight w:val="0"/>
      <w:marTop w:val="0"/>
      <w:marBottom w:val="0"/>
      <w:divBdr>
        <w:top w:val="none" w:sz="0" w:space="0" w:color="auto"/>
        <w:left w:val="none" w:sz="0" w:space="0" w:color="auto"/>
        <w:bottom w:val="none" w:sz="0" w:space="0" w:color="auto"/>
        <w:right w:val="none" w:sz="0" w:space="0" w:color="auto"/>
      </w:divBdr>
    </w:div>
    <w:div w:id="1282150138">
      <w:bodyDiv w:val="1"/>
      <w:marLeft w:val="0"/>
      <w:marRight w:val="0"/>
      <w:marTop w:val="0"/>
      <w:marBottom w:val="0"/>
      <w:divBdr>
        <w:top w:val="none" w:sz="0" w:space="0" w:color="auto"/>
        <w:left w:val="none" w:sz="0" w:space="0" w:color="auto"/>
        <w:bottom w:val="none" w:sz="0" w:space="0" w:color="auto"/>
        <w:right w:val="none" w:sz="0" w:space="0" w:color="auto"/>
      </w:divBdr>
    </w:div>
    <w:div w:id="1312907543">
      <w:bodyDiv w:val="1"/>
      <w:marLeft w:val="0"/>
      <w:marRight w:val="0"/>
      <w:marTop w:val="0"/>
      <w:marBottom w:val="0"/>
      <w:divBdr>
        <w:top w:val="none" w:sz="0" w:space="0" w:color="auto"/>
        <w:left w:val="none" w:sz="0" w:space="0" w:color="auto"/>
        <w:bottom w:val="none" w:sz="0" w:space="0" w:color="auto"/>
        <w:right w:val="none" w:sz="0" w:space="0" w:color="auto"/>
      </w:divBdr>
    </w:div>
    <w:div w:id="1324550244">
      <w:bodyDiv w:val="1"/>
      <w:marLeft w:val="0"/>
      <w:marRight w:val="0"/>
      <w:marTop w:val="0"/>
      <w:marBottom w:val="0"/>
      <w:divBdr>
        <w:top w:val="none" w:sz="0" w:space="0" w:color="auto"/>
        <w:left w:val="none" w:sz="0" w:space="0" w:color="auto"/>
        <w:bottom w:val="none" w:sz="0" w:space="0" w:color="auto"/>
        <w:right w:val="none" w:sz="0" w:space="0" w:color="auto"/>
      </w:divBdr>
    </w:div>
    <w:div w:id="1343095367">
      <w:bodyDiv w:val="1"/>
      <w:marLeft w:val="0"/>
      <w:marRight w:val="0"/>
      <w:marTop w:val="0"/>
      <w:marBottom w:val="0"/>
      <w:divBdr>
        <w:top w:val="none" w:sz="0" w:space="0" w:color="auto"/>
        <w:left w:val="none" w:sz="0" w:space="0" w:color="auto"/>
        <w:bottom w:val="none" w:sz="0" w:space="0" w:color="auto"/>
        <w:right w:val="none" w:sz="0" w:space="0" w:color="auto"/>
      </w:divBdr>
    </w:div>
    <w:div w:id="1375084036">
      <w:bodyDiv w:val="1"/>
      <w:marLeft w:val="0"/>
      <w:marRight w:val="0"/>
      <w:marTop w:val="0"/>
      <w:marBottom w:val="0"/>
      <w:divBdr>
        <w:top w:val="none" w:sz="0" w:space="0" w:color="auto"/>
        <w:left w:val="none" w:sz="0" w:space="0" w:color="auto"/>
        <w:bottom w:val="none" w:sz="0" w:space="0" w:color="auto"/>
        <w:right w:val="none" w:sz="0" w:space="0" w:color="auto"/>
      </w:divBdr>
    </w:div>
    <w:div w:id="1438678364">
      <w:bodyDiv w:val="1"/>
      <w:marLeft w:val="0"/>
      <w:marRight w:val="0"/>
      <w:marTop w:val="0"/>
      <w:marBottom w:val="0"/>
      <w:divBdr>
        <w:top w:val="none" w:sz="0" w:space="0" w:color="auto"/>
        <w:left w:val="none" w:sz="0" w:space="0" w:color="auto"/>
        <w:bottom w:val="none" w:sz="0" w:space="0" w:color="auto"/>
        <w:right w:val="none" w:sz="0" w:space="0" w:color="auto"/>
      </w:divBdr>
    </w:div>
    <w:div w:id="1444617425">
      <w:bodyDiv w:val="1"/>
      <w:marLeft w:val="0"/>
      <w:marRight w:val="0"/>
      <w:marTop w:val="0"/>
      <w:marBottom w:val="0"/>
      <w:divBdr>
        <w:top w:val="none" w:sz="0" w:space="0" w:color="auto"/>
        <w:left w:val="none" w:sz="0" w:space="0" w:color="auto"/>
        <w:bottom w:val="none" w:sz="0" w:space="0" w:color="auto"/>
        <w:right w:val="none" w:sz="0" w:space="0" w:color="auto"/>
      </w:divBdr>
    </w:div>
    <w:div w:id="1447583066">
      <w:bodyDiv w:val="1"/>
      <w:marLeft w:val="0"/>
      <w:marRight w:val="0"/>
      <w:marTop w:val="0"/>
      <w:marBottom w:val="0"/>
      <w:divBdr>
        <w:top w:val="none" w:sz="0" w:space="0" w:color="auto"/>
        <w:left w:val="none" w:sz="0" w:space="0" w:color="auto"/>
        <w:bottom w:val="none" w:sz="0" w:space="0" w:color="auto"/>
        <w:right w:val="none" w:sz="0" w:space="0" w:color="auto"/>
      </w:divBdr>
    </w:div>
    <w:div w:id="1453937238">
      <w:bodyDiv w:val="1"/>
      <w:marLeft w:val="0"/>
      <w:marRight w:val="0"/>
      <w:marTop w:val="0"/>
      <w:marBottom w:val="0"/>
      <w:divBdr>
        <w:top w:val="none" w:sz="0" w:space="0" w:color="auto"/>
        <w:left w:val="none" w:sz="0" w:space="0" w:color="auto"/>
        <w:bottom w:val="none" w:sz="0" w:space="0" w:color="auto"/>
        <w:right w:val="none" w:sz="0" w:space="0" w:color="auto"/>
      </w:divBdr>
    </w:div>
    <w:div w:id="1482232165">
      <w:bodyDiv w:val="1"/>
      <w:marLeft w:val="0"/>
      <w:marRight w:val="0"/>
      <w:marTop w:val="0"/>
      <w:marBottom w:val="0"/>
      <w:divBdr>
        <w:top w:val="none" w:sz="0" w:space="0" w:color="auto"/>
        <w:left w:val="none" w:sz="0" w:space="0" w:color="auto"/>
        <w:bottom w:val="none" w:sz="0" w:space="0" w:color="auto"/>
        <w:right w:val="none" w:sz="0" w:space="0" w:color="auto"/>
      </w:divBdr>
      <w:divsChild>
        <w:div w:id="768358039">
          <w:marLeft w:val="547"/>
          <w:marRight w:val="0"/>
          <w:marTop w:val="67"/>
          <w:marBottom w:val="0"/>
          <w:divBdr>
            <w:top w:val="none" w:sz="0" w:space="0" w:color="auto"/>
            <w:left w:val="none" w:sz="0" w:space="0" w:color="auto"/>
            <w:bottom w:val="none" w:sz="0" w:space="0" w:color="auto"/>
            <w:right w:val="none" w:sz="0" w:space="0" w:color="auto"/>
          </w:divBdr>
        </w:div>
      </w:divsChild>
    </w:div>
    <w:div w:id="1484733641">
      <w:bodyDiv w:val="1"/>
      <w:marLeft w:val="0"/>
      <w:marRight w:val="0"/>
      <w:marTop w:val="0"/>
      <w:marBottom w:val="0"/>
      <w:divBdr>
        <w:top w:val="none" w:sz="0" w:space="0" w:color="auto"/>
        <w:left w:val="none" w:sz="0" w:space="0" w:color="auto"/>
        <w:bottom w:val="none" w:sz="0" w:space="0" w:color="auto"/>
        <w:right w:val="none" w:sz="0" w:space="0" w:color="auto"/>
      </w:divBdr>
    </w:div>
    <w:div w:id="1488283601">
      <w:bodyDiv w:val="1"/>
      <w:marLeft w:val="0"/>
      <w:marRight w:val="0"/>
      <w:marTop w:val="0"/>
      <w:marBottom w:val="0"/>
      <w:divBdr>
        <w:top w:val="none" w:sz="0" w:space="0" w:color="auto"/>
        <w:left w:val="none" w:sz="0" w:space="0" w:color="auto"/>
        <w:bottom w:val="none" w:sz="0" w:space="0" w:color="auto"/>
        <w:right w:val="none" w:sz="0" w:space="0" w:color="auto"/>
      </w:divBdr>
      <w:divsChild>
        <w:div w:id="1356037671">
          <w:marLeft w:val="547"/>
          <w:marRight w:val="0"/>
          <w:marTop w:val="67"/>
          <w:marBottom w:val="0"/>
          <w:divBdr>
            <w:top w:val="none" w:sz="0" w:space="0" w:color="auto"/>
            <w:left w:val="none" w:sz="0" w:space="0" w:color="auto"/>
            <w:bottom w:val="none" w:sz="0" w:space="0" w:color="auto"/>
            <w:right w:val="none" w:sz="0" w:space="0" w:color="auto"/>
          </w:divBdr>
        </w:div>
      </w:divsChild>
    </w:div>
    <w:div w:id="1497529576">
      <w:bodyDiv w:val="1"/>
      <w:marLeft w:val="0"/>
      <w:marRight w:val="0"/>
      <w:marTop w:val="0"/>
      <w:marBottom w:val="0"/>
      <w:divBdr>
        <w:top w:val="none" w:sz="0" w:space="0" w:color="auto"/>
        <w:left w:val="none" w:sz="0" w:space="0" w:color="auto"/>
        <w:bottom w:val="none" w:sz="0" w:space="0" w:color="auto"/>
        <w:right w:val="none" w:sz="0" w:space="0" w:color="auto"/>
      </w:divBdr>
    </w:div>
    <w:div w:id="1498577374">
      <w:bodyDiv w:val="1"/>
      <w:marLeft w:val="0"/>
      <w:marRight w:val="0"/>
      <w:marTop w:val="0"/>
      <w:marBottom w:val="0"/>
      <w:divBdr>
        <w:top w:val="none" w:sz="0" w:space="0" w:color="auto"/>
        <w:left w:val="none" w:sz="0" w:space="0" w:color="auto"/>
        <w:bottom w:val="none" w:sz="0" w:space="0" w:color="auto"/>
        <w:right w:val="none" w:sz="0" w:space="0" w:color="auto"/>
      </w:divBdr>
      <w:divsChild>
        <w:div w:id="2111313520">
          <w:marLeft w:val="547"/>
          <w:marRight w:val="0"/>
          <w:marTop w:val="67"/>
          <w:marBottom w:val="0"/>
          <w:divBdr>
            <w:top w:val="none" w:sz="0" w:space="0" w:color="auto"/>
            <w:left w:val="none" w:sz="0" w:space="0" w:color="auto"/>
            <w:bottom w:val="none" w:sz="0" w:space="0" w:color="auto"/>
            <w:right w:val="none" w:sz="0" w:space="0" w:color="auto"/>
          </w:divBdr>
        </w:div>
        <w:div w:id="865872513">
          <w:marLeft w:val="547"/>
          <w:marRight w:val="0"/>
          <w:marTop w:val="67"/>
          <w:marBottom w:val="0"/>
          <w:divBdr>
            <w:top w:val="none" w:sz="0" w:space="0" w:color="auto"/>
            <w:left w:val="none" w:sz="0" w:space="0" w:color="auto"/>
            <w:bottom w:val="none" w:sz="0" w:space="0" w:color="auto"/>
            <w:right w:val="none" w:sz="0" w:space="0" w:color="auto"/>
          </w:divBdr>
        </w:div>
        <w:div w:id="42948709">
          <w:marLeft w:val="547"/>
          <w:marRight w:val="0"/>
          <w:marTop w:val="67"/>
          <w:marBottom w:val="0"/>
          <w:divBdr>
            <w:top w:val="none" w:sz="0" w:space="0" w:color="auto"/>
            <w:left w:val="none" w:sz="0" w:space="0" w:color="auto"/>
            <w:bottom w:val="none" w:sz="0" w:space="0" w:color="auto"/>
            <w:right w:val="none" w:sz="0" w:space="0" w:color="auto"/>
          </w:divBdr>
        </w:div>
        <w:div w:id="1094209400">
          <w:marLeft w:val="547"/>
          <w:marRight w:val="0"/>
          <w:marTop w:val="67"/>
          <w:marBottom w:val="0"/>
          <w:divBdr>
            <w:top w:val="none" w:sz="0" w:space="0" w:color="auto"/>
            <w:left w:val="none" w:sz="0" w:space="0" w:color="auto"/>
            <w:bottom w:val="none" w:sz="0" w:space="0" w:color="auto"/>
            <w:right w:val="none" w:sz="0" w:space="0" w:color="auto"/>
          </w:divBdr>
        </w:div>
        <w:div w:id="234434718">
          <w:marLeft w:val="547"/>
          <w:marRight w:val="0"/>
          <w:marTop w:val="67"/>
          <w:marBottom w:val="0"/>
          <w:divBdr>
            <w:top w:val="none" w:sz="0" w:space="0" w:color="auto"/>
            <w:left w:val="none" w:sz="0" w:space="0" w:color="auto"/>
            <w:bottom w:val="none" w:sz="0" w:space="0" w:color="auto"/>
            <w:right w:val="none" w:sz="0" w:space="0" w:color="auto"/>
          </w:divBdr>
        </w:div>
        <w:div w:id="1177307567">
          <w:marLeft w:val="547"/>
          <w:marRight w:val="0"/>
          <w:marTop w:val="67"/>
          <w:marBottom w:val="0"/>
          <w:divBdr>
            <w:top w:val="none" w:sz="0" w:space="0" w:color="auto"/>
            <w:left w:val="none" w:sz="0" w:space="0" w:color="auto"/>
            <w:bottom w:val="none" w:sz="0" w:space="0" w:color="auto"/>
            <w:right w:val="none" w:sz="0" w:space="0" w:color="auto"/>
          </w:divBdr>
        </w:div>
      </w:divsChild>
    </w:div>
    <w:div w:id="1502619126">
      <w:bodyDiv w:val="1"/>
      <w:marLeft w:val="0"/>
      <w:marRight w:val="0"/>
      <w:marTop w:val="0"/>
      <w:marBottom w:val="0"/>
      <w:divBdr>
        <w:top w:val="none" w:sz="0" w:space="0" w:color="auto"/>
        <w:left w:val="none" w:sz="0" w:space="0" w:color="auto"/>
        <w:bottom w:val="none" w:sz="0" w:space="0" w:color="auto"/>
        <w:right w:val="none" w:sz="0" w:space="0" w:color="auto"/>
      </w:divBdr>
    </w:div>
    <w:div w:id="1520313506">
      <w:bodyDiv w:val="1"/>
      <w:marLeft w:val="0"/>
      <w:marRight w:val="0"/>
      <w:marTop w:val="0"/>
      <w:marBottom w:val="0"/>
      <w:divBdr>
        <w:top w:val="none" w:sz="0" w:space="0" w:color="auto"/>
        <w:left w:val="none" w:sz="0" w:space="0" w:color="auto"/>
        <w:bottom w:val="none" w:sz="0" w:space="0" w:color="auto"/>
        <w:right w:val="none" w:sz="0" w:space="0" w:color="auto"/>
      </w:divBdr>
    </w:div>
    <w:div w:id="1543133697">
      <w:bodyDiv w:val="1"/>
      <w:marLeft w:val="0"/>
      <w:marRight w:val="0"/>
      <w:marTop w:val="0"/>
      <w:marBottom w:val="0"/>
      <w:divBdr>
        <w:top w:val="none" w:sz="0" w:space="0" w:color="auto"/>
        <w:left w:val="none" w:sz="0" w:space="0" w:color="auto"/>
        <w:bottom w:val="none" w:sz="0" w:space="0" w:color="auto"/>
        <w:right w:val="none" w:sz="0" w:space="0" w:color="auto"/>
      </w:divBdr>
    </w:div>
    <w:div w:id="1592274449">
      <w:bodyDiv w:val="1"/>
      <w:marLeft w:val="0"/>
      <w:marRight w:val="0"/>
      <w:marTop w:val="0"/>
      <w:marBottom w:val="0"/>
      <w:divBdr>
        <w:top w:val="none" w:sz="0" w:space="0" w:color="auto"/>
        <w:left w:val="none" w:sz="0" w:space="0" w:color="auto"/>
        <w:bottom w:val="none" w:sz="0" w:space="0" w:color="auto"/>
        <w:right w:val="none" w:sz="0" w:space="0" w:color="auto"/>
      </w:divBdr>
    </w:div>
    <w:div w:id="1609578257">
      <w:bodyDiv w:val="1"/>
      <w:marLeft w:val="0"/>
      <w:marRight w:val="0"/>
      <w:marTop w:val="0"/>
      <w:marBottom w:val="0"/>
      <w:divBdr>
        <w:top w:val="none" w:sz="0" w:space="0" w:color="auto"/>
        <w:left w:val="none" w:sz="0" w:space="0" w:color="auto"/>
        <w:bottom w:val="none" w:sz="0" w:space="0" w:color="auto"/>
        <w:right w:val="none" w:sz="0" w:space="0" w:color="auto"/>
      </w:divBdr>
    </w:div>
    <w:div w:id="1620406914">
      <w:bodyDiv w:val="1"/>
      <w:marLeft w:val="0"/>
      <w:marRight w:val="0"/>
      <w:marTop w:val="0"/>
      <w:marBottom w:val="0"/>
      <w:divBdr>
        <w:top w:val="none" w:sz="0" w:space="0" w:color="auto"/>
        <w:left w:val="none" w:sz="0" w:space="0" w:color="auto"/>
        <w:bottom w:val="none" w:sz="0" w:space="0" w:color="auto"/>
        <w:right w:val="none" w:sz="0" w:space="0" w:color="auto"/>
      </w:divBdr>
    </w:div>
    <w:div w:id="1648585813">
      <w:bodyDiv w:val="1"/>
      <w:marLeft w:val="0"/>
      <w:marRight w:val="0"/>
      <w:marTop w:val="0"/>
      <w:marBottom w:val="0"/>
      <w:divBdr>
        <w:top w:val="none" w:sz="0" w:space="0" w:color="auto"/>
        <w:left w:val="none" w:sz="0" w:space="0" w:color="auto"/>
        <w:bottom w:val="none" w:sz="0" w:space="0" w:color="auto"/>
        <w:right w:val="none" w:sz="0" w:space="0" w:color="auto"/>
      </w:divBdr>
    </w:div>
    <w:div w:id="1649936328">
      <w:bodyDiv w:val="1"/>
      <w:marLeft w:val="0"/>
      <w:marRight w:val="0"/>
      <w:marTop w:val="0"/>
      <w:marBottom w:val="0"/>
      <w:divBdr>
        <w:top w:val="none" w:sz="0" w:space="0" w:color="auto"/>
        <w:left w:val="none" w:sz="0" w:space="0" w:color="auto"/>
        <w:bottom w:val="none" w:sz="0" w:space="0" w:color="auto"/>
        <w:right w:val="none" w:sz="0" w:space="0" w:color="auto"/>
      </w:divBdr>
    </w:div>
    <w:div w:id="1652754089">
      <w:bodyDiv w:val="1"/>
      <w:marLeft w:val="0"/>
      <w:marRight w:val="0"/>
      <w:marTop w:val="0"/>
      <w:marBottom w:val="0"/>
      <w:divBdr>
        <w:top w:val="none" w:sz="0" w:space="0" w:color="auto"/>
        <w:left w:val="none" w:sz="0" w:space="0" w:color="auto"/>
        <w:bottom w:val="none" w:sz="0" w:space="0" w:color="auto"/>
        <w:right w:val="none" w:sz="0" w:space="0" w:color="auto"/>
      </w:divBdr>
      <w:divsChild>
        <w:div w:id="256253550">
          <w:marLeft w:val="547"/>
          <w:marRight w:val="0"/>
          <w:marTop w:val="67"/>
          <w:marBottom w:val="0"/>
          <w:divBdr>
            <w:top w:val="none" w:sz="0" w:space="0" w:color="auto"/>
            <w:left w:val="none" w:sz="0" w:space="0" w:color="auto"/>
            <w:bottom w:val="none" w:sz="0" w:space="0" w:color="auto"/>
            <w:right w:val="none" w:sz="0" w:space="0" w:color="auto"/>
          </w:divBdr>
        </w:div>
      </w:divsChild>
    </w:div>
    <w:div w:id="1658729087">
      <w:bodyDiv w:val="1"/>
      <w:marLeft w:val="0"/>
      <w:marRight w:val="0"/>
      <w:marTop w:val="0"/>
      <w:marBottom w:val="0"/>
      <w:divBdr>
        <w:top w:val="none" w:sz="0" w:space="0" w:color="auto"/>
        <w:left w:val="none" w:sz="0" w:space="0" w:color="auto"/>
        <w:bottom w:val="none" w:sz="0" w:space="0" w:color="auto"/>
        <w:right w:val="none" w:sz="0" w:space="0" w:color="auto"/>
      </w:divBdr>
    </w:div>
    <w:div w:id="1703944744">
      <w:bodyDiv w:val="1"/>
      <w:marLeft w:val="0"/>
      <w:marRight w:val="0"/>
      <w:marTop w:val="0"/>
      <w:marBottom w:val="0"/>
      <w:divBdr>
        <w:top w:val="none" w:sz="0" w:space="0" w:color="auto"/>
        <w:left w:val="none" w:sz="0" w:space="0" w:color="auto"/>
        <w:bottom w:val="none" w:sz="0" w:space="0" w:color="auto"/>
        <w:right w:val="none" w:sz="0" w:space="0" w:color="auto"/>
      </w:divBdr>
    </w:div>
    <w:div w:id="1709642777">
      <w:bodyDiv w:val="1"/>
      <w:marLeft w:val="0"/>
      <w:marRight w:val="0"/>
      <w:marTop w:val="0"/>
      <w:marBottom w:val="0"/>
      <w:divBdr>
        <w:top w:val="none" w:sz="0" w:space="0" w:color="auto"/>
        <w:left w:val="none" w:sz="0" w:space="0" w:color="auto"/>
        <w:bottom w:val="none" w:sz="0" w:space="0" w:color="auto"/>
        <w:right w:val="none" w:sz="0" w:space="0" w:color="auto"/>
      </w:divBdr>
    </w:div>
    <w:div w:id="1717585747">
      <w:bodyDiv w:val="1"/>
      <w:marLeft w:val="0"/>
      <w:marRight w:val="0"/>
      <w:marTop w:val="0"/>
      <w:marBottom w:val="0"/>
      <w:divBdr>
        <w:top w:val="none" w:sz="0" w:space="0" w:color="auto"/>
        <w:left w:val="none" w:sz="0" w:space="0" w:color="auto"/>
        <w:bottom w:val="none" w:sz="0" w:space="0" w:color="auto"/>
        <w:right w:val="none" w:sz="0" w:space="0" w:color="auto"/>
      </w:divBdr>
    </w:div>
    <w:div w:id="1776441781">
      <w:bodyDiv w:val="1"/>
      <w:marLeft w:val="0"/>
      <w:marRight w:val="0"/>
      <w:marTop w:val="0"/>
      <w:marBottom w:val="0"/>
      <w:divBdr>
        <w:top w:val="none" w:sz="0" w:space="0" w:color="auto"/>
        <w:left w:val="none" w:sz="0" w:space="0" w:color="auto"/>
        <w:bottom w:val="none" w:sz="0" w:space="0" w:color="auto"/>
        <w:right w:val="none" w:sz="0" w:space="0" w:color="auto"/>
      </w:divBdr>
    </w:div>
    <w:div w:id="1803764079">
      <w:bodyDiv w:val="1"/>
      <w:marLeft w:val="0"/>
      <w:marRight w:val="0"/>
      <w:marTop w:val="0"/>
      <w:marBottom w:val="0"/>
      <w:divBdr>
        <w:top w:val="none" w:sz="0" w:space="0" w:color="auto"/>
        <w:left w:val="none" w:sz="0" w:space="0" w:color="auto"/>
        <w:bottom w:val="none" w:sz="0" w:space="0" w:color="auto"/>
        <w:right w:val="none" w:sz="0" w:space="0" w:color="auto"/>
      </w:divBdr>
    </w:div>
    <w:div w:id="1821146753">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36072888">
      <w:bodyDiv w:val="1"/>
      <w:marLeft w:val="0"/>
      <w:marRight w:val="0"/>
      <w:marTop w:val="0"/>
      <w:marBottom w:val="0"/>
      <w:divBdr>
        <w:top w:val="none" w:sz="0" w:space="0" w:color="auto"/>
        <w:left w:val="none" w:sz="0" w:space="0" w:color="auto"/>
        <w:bottom w:val="none" w:sz="0" w:space="0" w:color="auto"/>
        <w:right w:val="none" w:sz="0" w:space="0" w:color="auto"/>
      </w:divBdr>
    </w:div>
    <w:div w:id="1846169876">
      <w:bodyDiv w:val="1"/>
      <w:marLeft w:val="0"/>
      <w:marRight w:val="0"/>
      <w:marTop w:val="0"/>
      <w:marBottom w:val="0"/>
      <w:divBdr>
        <w:top w:val="none" w:sz="0" w:space="0" w:color="auto"/>
        <w:left w:val="none" w:sz="0" w:space="0" w:color="auto"/>
        <w:bottom w:val="none" w:sz="0" w:space="0" w:color="auto"/>
        <w:right w:val="none" w:sz="0" w:space="0" w:color="auto"/>
      </w:divBdr>
    </w:div>
    <w:div w:id="1860507952">
      <w:bodyDiv w:val="1"/>
      <w:marLeft w:val="0"/>
      <w:marRight w:val="0"/>
      <w:marTop w:val="0"/>
      <w:marBottom w:val="0"/>
      <w:divBdr>
        <w:top w:val="none" w:sz="0" w:space="0" w:color="auto"/>
        <w:left w:val="none" w:sz="0" w:space="0" w:color="auto"/>
        <w:bottom w:val="none" w:sz="0" w:space="0" w:color="auto"/>
        <w:right w:val="none" w:sz="0" w:space="0" w:color="auto"/>
      </w:divBdr>
    </w:div>
    <w:div w:id="1883013101">
      <w:bodyDiv w:val="1"/>
      <w:marLeft w:val="0"/>
      <w:marRight w:val="0"/>
      <w:marTop w:val="0"/>
      <w:marBottom w:val="0"/>
      <w:divBdr>
        <w:top w:val="none" w:sz="0" w:space="0" w:color="auto"/>
        <w:left w:val="none" w:sz="0" w:space="0" w:color="auto"/>
        <w:bottom w:val="none" w:sz="0" w:space="0" w:color="auto"/>
        <w:right w:val="none" w:sz="0" w:space="0" w:color="auto"/>
      </w:divBdr>
    </w:div>
    <w:div w:id="1904098236">
      <w:bodyDiv w:val="1"/>
      <w:marLeft w:val="0"/>
      <w:marRight w:val="0"/>
      <w:marTop w:val="0"/>
      <w:marBottom w:val="0"/>
      <w:divBdr>
        <w:top w:val="none" w:sz="0" w:space="0" w:color="auto"/>
        <w:left w:val="none" w:sz="0" w:space="0" w:color="auto"/>
        <w:bottom w:val="none" w:sz="0" w:space="0" w:color="auto"/>
        <w:right w:val="none" w:sz="0" w:space="0" w:color="auto"/>
      </w:divBdr>
    </w:div>
    <w:div w:id="1925799236">
      <w:bodyDiv w:val="1"/>
      <w:marLeft w:val="0"/>
      <w:marRight w:val="0"/>
      <w:marTop w:val="0"/>
      <w:marBottom w:val="0"/>
      <w:divBdr>
        <w:top w:val="none" w:sz="0" w:space="0" w:color="auto"/>
        <w:left w:val="none" w:sz="0" w:space="0" w:color="auto"/>
        <w:bottom w:val="none" w:sz="0" w:space="0" w:color="auto"/>
        <w:right w:val="none" w:sz="0" w:space="0" w:color="auto"/>
      </w:divBdr>
    </w:div>
    <w:div w:id="1931111851">
      <w:bodyDiv w:val="1"/>
      <w:marLeft w:val="0"/>
      <w:marRight w:val="0"/>
      <w:marTop w:val="0"/>
      <w:marBottom w:val="0"/>
      <w:divBdr>
        <w:top w:val="none" w:sz="0" w:space="0" w:color="auto"/>
        <w:left w:val="none" w:sz="0" w:space="0" w:color="auto"/>
        <w:bottom w:val="none" w:sz="0" w:space="0" w:color="auto"/>
        <w:right w:val="none" w:sz="0" w:space="0" w:color="auto"/>
      </w:divBdr>
    </w:div>
    <w:div w:id="1948921488">
      <w:bodyDiv w:val="1"/>
      <w:marLeft w:val="0"/>
      <w:marRight w:val="0"/>
      <w:marTop w:val="0"/>
      <w:marBottom w:val="0"/>
      <w:divBdr>
        <w:top w:val="none" w:sz="0" w:space="0" w:color="auto"/>
        <w:left w:val="none" w:sz="0" w:space="0" w:color="auto"/>
        <w:bottom w:val="none" w:sz="0" w:space="0" w:color="auto"/>
        <w:right w:val="none" w:sz="0" w:space="0" w:color="auto"/>
      </w:divBdr>
    </w:div>
    <w:div w:id="1952281964">
      <w:bodyDiv w:val="1"/>
      <w:marLeft w:val="0"/>
      <w:marRight w:val="0"/>
      <w:marTop w:val="0"/>
      <w:marBottom w:val="0"/>
      <w:divBdr>
        <w:top w:val="none" w:sz="0" w:space="0" w:color="auto"/>
        <w:left w:val="none" w:sz="0" w:space="0" w:color="auto"/>
        <w:bottom w:val="none" w:sz="0" w:space="0" w:color="auto"/>
        <w:right w:val="none" w:sz="0" w:space="0" w:color="auto"/>
      </w:divBdr>
    </w:div>
    <w:div w:id="1969819137">
      <w:bodyDiv w:val="1"/>
      <w:marLeft w:val="0"/>
      <w:marRight w:val="0"/>
      <w:marTop w:val="0"/>
      <w:marBottom w:val="0"/>
      <w:divBdr>
        <w:top w:val="none" w:sz="0" w:space="0" w:color="auto"/>
        <w:left w:val="none" w:sz="0" w:space="0" w:color="auto"/>
        <w:bottom w:val="none" w:sz="0" w:space="0" w:color="auto"/>
        <w:right w:val="none" w:sz="0" w:space="0" w:color="auto"/>
      </w:divBdr>
    </w:div>
    <w:div w:id="1983802652">
      <w:bodyDiv w:val="1"/>
      <w:marLeft w:val="0"/>
      <w:marRight w:val="0"/>
      <w:marTop w:val="0"/>
      <w:marBottom w:val="0"/>
      <w:divBdr>
        <w:top w:val="none" w:sz="0" w:space="0" w:color="auto"/>
        <w:left w:val="none" w:sz="0" w:space="0" w:color="auto"/>
        <w:bottom w:val="none" w:sz="0" w:space="0" w:color="auto"/>
        <w:right w:val="none" w:sz="0" w:space="0" w:color="auto"/>
      </w:divBdr>
    </w:div>
    <w:div w:id="1990160483">
      <w:bodyDiv w:val="1"/>
      <w:marLeft w:val="0"/>
      <w:marRight w:val="0"/>
      <w:marTop w:val="0"/>
      <w:marBottom w:val="0"/>
      <w:divBdr>
        <w:top w:val="none" w:sz="0" w:space="0" w:color="auto"/>
        <w:left w:val="none" w:sz="0" w:space="0" w:color="auto"/>
        <w:bottom w:val="none" w:sz="0" w:space="0" w:color="auto"/>
        <w:right w:val="none" w:sz="0" w:space="0" w:color="auto"/>
      </w:divBdr>
    </w:div>
    <w:div w:id="2010671963">
      <w:bodyDiv w:val="1"/>
      <w:marLeft w:val="0"/>
      <w:marRight w:val="0"/>
      <w:marTop w:val="0"/>
      <w:marBottom w:val="0"/>
      <w:divBdr>
        <w:top w:val="none" w:sz="0" w:space="0" w:color="auto"/>
        <w:left w:val="none" w:sz="0" w:space="0" w:color="auto"/>
        <w:bottom w:val="none" w:sz="0" w:space="0" w:color="auto"/>
        <w:right w:val="none" w:sz="0" w:space="0" w:color="auto"/>
      </w:divBdr>
    </w:div>
    <w:div w:id="2044330934">
      <w:bodyDiv w:val="1"/>
      <w:marLeft w:val="0"/>
      <w:marRight w:val="0"/>
      <w:marTop w:val="0"/>
      <w:marBottom w:val="0"/>
      <w:divBdr>
        <w:top w:val="none" w:sz="0" w:space="0" w:color="auto"/>
        <w:left w:val="none" w:sz="0" w:space="0" w:color="auto"/>
        <w:bottom w:val="none" w:sz="0" w:space="0" w:color="auto"/>
        <w:right w:val="none" w:sz="0" w:space="0" w:color="auto"/>
      </w:divBdr>
    </w:div>
    <w:div w:id="2060398237">
      <w:bodyDiv w:val="1"/>
      <w:marLeft w:val="0"/>
      <w:marRight w:val="0"/>
      <w:marTop w:val="0"/>
      <w:marBottom w:val="0"/>
      <w:divBdr>
        <w:top w:val="none" w:sz="0" w:space="0" w:color="auto"/>
        <w:left w:val="none" w:sz="0" w:space="0" w:color="auto"/>
        <w:bottom w:val="none" w:sz="0" w:space="0" w:color="auto"/>
        <w:right w:val="none" w:sz="0" w:space="0" w:color="auto"/>
      </w:divBdr>
    </w:div>
    <w:div w:id="2069263155">
      <w:bodyDiv w:val="1"/>
      <w:marLeft w:val="0"/>
      <w:marRight w:val="0"/>
      <w:marTop w:val="0"/>
      <w:marBottom w:val="0"/>
      <w:divBdr>
        <w:top w:val="none" w:sz="0" w:space="0" w:color="auto"/>
        <w:left w:val="none" w:sz="0" w:space="0" w:color="auto"/>
        <w:bottom w:val="none" w:sz="0" w:space="0" w:color="auto"/>
        <w:right w:val="none" w:sz="0" w:space="0" w:color="auto"/>
      </w:divBdr>
    </w:div>
    <w:div w:id="212719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Wil21</b:Tag>
    <b:SourceType>DocumentFromInternetSite</b:SourceType>
    <b:Guid>{505741EA-0CDE-4697-9016-5B06847A8DA8}</b:Guid>
    <b:Title>Bildung im digitalen Wandel Organisationsentwicklung in Bildungseinrichtungen</b:Title>
    <b:Year>2021</b:Year>
    <b:Month>November</b:Month>
    <b:Day>2</b:Day>
    <b:YearAccessed>2023</b:YearAccessed>
    <b:MonthAccessed>Juni</b:MonthAccessed>
    <b:DayAccessed>17</b:DayAccessed>
    <b:URL>https://elibrary.utb.de/doi/book/10.31244/9783830994558</b:URL>
    <b:Author>
      <b:Author>
        <b:NameList>
          <b:Person>
            <b:Last>Wilmers</b:Last>
            <b:First>Annika</b:First>
          </b:Person>
          <b:Person>
            <b:Last>Achenbach</b:Last>
            <b:First>Michaela</b:First>
          </b:Person>
          <b:Person>
            <b:Last>Keller</b:Last>
            <b:First>Carolin</b:First>
          </b:Person>
        </b:NameList>
      </b:Author>
    </b:Author>
    <b:RefOrder>1</b:RefOrder>
  </b:Source>
  <b:Source>
    <b:Tag>Lia23</b:Tag>
    <b:SourceType>DocumentFromInternetSite</b:SourceType>
    <b:Guid>{41A37ADE-A4F3-428D-BFF6-4A57C2834455}</b:Guid>
    <b:LCID>de-DE</b:LCID>
    <b:Title>Serious Games for use in a Higher Education Environment</b:Title>
    <b:YearAccessed>2023</b:YearAccessed>
    <b:MonthAccessed>Mai</b:MonthAccessed>
    <b:DayAccessed>24</b:DayAccessed>
    <b:URL>https://www.researchgate.net/publication/230778862_Serious_Games_for_use_in_a_Higher_Education_Environment</b:URL>
    <b:Author>
      <b:Author>
        <b:NameList>
          <b:Person>
            <b:Last>Liarokapis</b:Last>
            <b:First>Fotis</b:First>
          </b:Person>
          <b:Person>
            <b:Last>Anderson</b:Last>
            <b:First>Eike</b:First>
            <b:Middle>Falk</b:Middle>
          </b:Person>
          <b:Person>
            <b:Last>Oikonomou</b:Last>
            <b:First>Andreas</b:First>
          </b:Person>
        </b:NameList>
      </b:Author>
    </b:Author>
    <b:Year>2010</b:Year>
    <b:Month>Januar</b:Month>
    <b:RefOrder>7</b:RefOrder>
  </b:Source>
  <b:Source>
    <b:Tag>Paw17</b:Tag>
    <b:SourceType>DocumentFromInternetSite</b:SourceType>
    <b:Guid>{D5CDE9CF-1AE9-4237-969A-481D4594FC52}</b:Guid>
    <b:Title>Erfolgreiches Lernen durch gamifiziertes E-Learning</b:Title>
    <b:Year>2017</b:Year>
    <b:Month>Juli</b:Month>
    <b:Day>26</b:Day>
    <b:YearAccessed>2023</b:YearAccessed>
    <b:MonthAccessed>Juli</b:MonthAccessed>
    <b:DayAccessed>17</b:DayAccessed>
    <b:URL>https://dl.gi.de/handle/20.500.12116/2874</b:URL>
    <b:Author>
      <b:Author>
        <b:NameList>
          <b:Person>
            <b:Last>Pawelka</b:Last>
            <b:First>Friedrich</b:First>
          </b:Person>
          <b:Person>
            <b:Last>Wollmann</b:Last>
            <b:First>Thomas</b:First>
          </b:Person>
          <b:Person>
            <b:Last>Stöber</b:Last>
            <b:First>Jakob</b:First>
          </b:Person>
          <b:Person>
            <b:Last>Lam</b:Last>
            <b:Middle>Vinh</b:Middle>
            <b:First>Tommy</b:First>
          </b:Person>
        </b:NameList>
      </b:Author>
    </b:Author>
    <b:RefOrder>2</b:RefOrder>
  </b:Source>
  <b:Source>
    <b:Tag>Sti</b:Tag>
    <b:SourceType>DocumentFromInternetSite</b:SourceType>
    <b:Guid>{747548F0-C479-40C9-AEFD-7BBE833BF35C}</b:Guid>
    <b:Author>
      <b:Author>
        <b:NameList>
          <b:Person>
            <b:Last>Strahringer</b:Last>
            <b:First>Susanne</b:First>
          </b:Person>
          <b:Person>
            <b:Last>Leyh</b:Last>
            <b:First>Christian</b:First>
          </b:Person>
        </b:NameList>
      </b:Author>
      <b:BookAuthor>
        <b:NameList>
          <b:Person>
            <b:Last>Strahringer</b:Last>
            <b:First>Susanne</b:First>
          </b:Person>
        </b:NameList>
      </b:BookAuthor>
    </b:Author>
    <b:Title>Gamification und Serious Games</b:Title>
    <b:BookTitle>Grundlagen, Vorgehen und Anwendungen</b:BookTitle>
    <b:City>Stuttgart</b:City>
    <b:Publisher>Hans-Peter Fröschle i.t-consult GmbH</b:Publisher>
    <b:Year>2017</b:Year>
    <b:Month>April</b:Month>
    <b:Day>06</b:Day>
    <b:YearAccessed>2023</b:YearAccessed>
    <b:MonthAccessed>Mai</b:MonthAccessed>
    <b:DayAccessed>10</b:DayAccessed>
    <b:URL>https://link.springer.com/chapter/10.1007/978-3-658-16742-4_1</b:URL>
    <b:RefOrder>4</b:RefOrder>
  </b:Source>
  <b:Source>
    <b:Tag>Sti10</b:Tag>
    <b:SourceType>ConferenceProceedings</b:SourceType>
    <b:Guid>{E6DFBBCD-18EB-438B-89ED-31125CA6A37D}</b:Guid>
    <b:Title>Learning arrangements in virtual worlds. Tagungsband 43. Hawaii International Conference on System Science (HICSS)</b:Title>
    <b:Year>2010</b:Year>
    <b:City>Hawaii</b:City>
    <b:Author>
      <b:Author>
        <b:NameList>
          <b:Person>
            <b:Last>Stieglitz</b:Last>
            <b:First>Stefan</b:First>
          </b:Person>
          <b:Person>
            <b:Last>Lattemann</b:Last>
            <b:First>Christoph</b:First>
          </b:Person>
          <b:Person>
            <b:Last>Christoph</b:Last>
            <b:First>Gabriele</b:First>
          </b:Person>
        </b:NameList>
      </b:Author>
    </b:Author>
    <b:RefOrder>8</b:RefOrder>
  </b:Source>
  <b:Source>
    <b:Tag>Sai16</b:Tag>
    <b:SourceType>Book</b:SourceType>
    <b:Guid>{52B9AE0A-3EFB-4B17-82A9-AB44A5CE8A5D}</b:Guid>
    <b:Title>Die Wirkung von Gamification auf Motivation und Leistung</b:Title>
    <b:Year>2016</b:Year>
    <b:City>München</b:City>
    <b:Publisher>Springer</b:Publisher>
    <b:Author>
      <b:Author>
        <b:NameList>
          <b:Person>
            <b:Last>Sailer</b:Last>
            <b:First>Michael</b:First>
          </b:Person>
        </b:NameList>
      </b:Author>
    </b:Author>
    <b:RefOrder>3</b:RefOrder>
  </b:Source>
  <b:Source>
    <b:Tag>Als27</b:Tag>
    <b:SourceType>ArticleInAPeriodical</b:SourceType>
    <b:Guid>{F1B0957E-A484-4192-93E2-BB06B549EF8A}</b:Guid>
    <b:Title>The Effect of Gamification on Motivation and Engagement</b:Title>
    <b:Year>2017</b:Year>
    <b:PeriodicalTitle>International Journal of Information and Learning Technology</b:PeriodicalTitle>
    <b:Month>November</b:Month>
    <b:Author>
      <b:Author>
        <b:NameList>
          <b:Person>
            <b:Last>Alsawaier</b:Last>
            <b:First>Raed</b:First>
          </b:Person>
        </b:NameList>
      </b:Author>
    </b:Author>
    <b:RefOrder>6</b:RefOrder>
  </b:Source>
  <b:Source>
    <b:Tag>Rya00</b:Tag>
    <b:SourceType>ArticleInAPeriodical</b:SourceType>
    <b:Guid>{92C4A8AE-73E4-4006-9080-BCA432D31D08}</b:Guid>
    <b:Title>Self-Determination Theory and the Facilitation of Intrinsic Motivation, Social Development, and Well-Being</b:Title>
    <b:PeriodicalTitle>American Psychologist</b:PeriodicalTitle>
    <b:Year>2000</b:Year>
    <b:Month>Januar</b:Month>
    <b:Author>
      <b:Author>
        <b:NameList>
          <b:Person>
            <b:Last>Ryan</b:Last>
            <b:Middle>M.</b:Middle>
            <b:First>Richard</b:First>
          </b:Person>
          <b:Person>
            <b:Last>Deci</b:Last>
            <b:Middle>L.</b:Middle>
            <b:First>Edward</b:First>
          </b:Person>
        </b:NameList>
      </b:Author>
    </b:Author>
    <b:RefOrder>5</b:RefOrder>
  </b:Source>
</b:Sources>
</file>

<file path=customXml/itemProps1.xml><?xml version="1.0" encoding="utf-8"?>
<ds:datastoreItem xmlns:ds="http://schemas.openxmlformats.org/officeDocument/2006/customXml" ds:itemID="{E4D30269-5DC3-42F3-9D68-F940C8942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3572</Words>
  <Characters>22507</Characters>
  <Application>Microsoft Office Word</Application>
  <DocSecurity>0</DocSecurity>
  <Lines>187</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Barrierefreie Dokumentvorlage</vt:lpstr>
      <vt:lpstr>Barrierefreie Dokumentvorlage</vt:lpstr>
    </vt:vector>
  </TitlesOfParts>
  <Company>HTW Dresden</Company>
  <LinksUpToDate>false</LinksUpToDate>
  <CharactersWithSpaces>26027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Barrierefreie Dokumentvorlage</dc:title>
  <dc:subject/>
  <dc:creator>Sappinen, Anni</dc:creator>
  <cp:keywords/>
  <dc:description/>
  <cp:lastModifiedBy>Alexander Schulz</cp:lastModifiedBy>
  <cp:revision>646</cp:revision>
  <cp:lastPrinted>2023-06-08T20:20:00Z</cp:lastPrinted>
  <dcterms:created xsi:type="dcterms:W3CDTF">2020-11-24T15:12:00Z</dcterms:created>
  <dcterms:modified xsi:type="dcterms:W3CDTF">2023-07-25T05:45:00Z</dcterms:modified>
</cp:coreProperties>
</file>